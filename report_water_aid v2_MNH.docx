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C62C2" w14:textId="77777777" w:rsidR="00937056" w:rsidRPr="00B260A7" w:rsidRDefault="00937056" w:rsidP="00B260A7">
      <w:pPr>
        <w:spacing w:after="0" w:line="276" w:lineRule="auto"/>
        <w:jc w:val="both"/>
        <w:rPr>
          <w:rFonts w:ascii="Times New Roman" w:eastAsia="Times New Roman" w:hAnsi="Times New Roman" w:cs="Times New Roman"/>
          <w:b/>
          <w:bCs/>
          <w:color w:val="000000" w:themeColor="text1"/>
          <w:sz w:val="24"/>
          <w:szCs w:val="24"/>
          <w:lang w:val="en-US" w:eastAsia="ru-RU"/>
        </w:rPr>
      </w:pPr>
      <w:r w:rsidRPr="00B260A7">
        <w:rPr>
          <w:rFonts w:ascii="Times New Roman" w:eastAsia="Times New Roman" w:hAnsi="Times New Roman" w:cs="Times New Roman"/>
          <w:b/>
          <w:bCs/>
          <w:color w:val="000000" w:themeColor="text1"/>
          <w:sz w:val="24"/>
          <w:szCs w:val="24"/>
          <w:lang w:val="en-US" w:eastAsia="ru-RU"/>
        </w:rPr>
        <w:t>Development of a surveillance system to detect SARS-CoV-2 genetic material in wastewater: a pilot study</w:t>
      </w:r>
    </w:p>
    <w:p w14:paraId="5CC5B033" w14:textId="1E84F7AF" w:rsidR="00937056" w:rsidRDefault="00937056" w:rsidP="00B260A7">
      <w:pPr>
        <w:spacing w:after="0" w:line="276" w:lineRule="auto"/>
        <w:jc w:val="both"/>
        <w:rPr>
          <w:rFonts w:ascii="Times New Roman" w:eastAsia="Times New Roman" w:hAnsi="Times New Roman" w:cs="Times New Roman"/>
          <w:b/>
          <w:bCs/>
          <w:color w:val="000000" w:themeColor="text1"/>
          <w:sz w:val="24"/>
          <w:szCs w:val="24"/>
          <w:lang w:val="en-US" w:eastAsia="ru-RU"/>
        </w:rPr>
      </w:pPr>
    </w:p>
    <w:p w14:paraId="28BA510D" w14:textId="571968DF" w:rsidR="00704588" w:rsidRDefault="00704588" w:rsidP="00704588">
      <w:pPr>
        <w:spacing w:line="276" w:lineRule="auto"/>
        <w:jc w:val="center"/>
        <w:rPr>
          <w:rFonts w:ascii="Times New Roman" w:hAnsi="Times New Roman" w:cs="Times New Roman"/>
          <w:b/>
          <w:bCs/>
          <w:sz w:val="28"/>
          <w:szCs w:val="28"/>
        </w:rPr>
      </w:pPr>
      <w:r w:rsidRPr="00CE659C">
        <w:rPr>
          <w:rFonts w:ascii="Times New Roman" w:hAnsi="Times New Roman" w:cs="Times New Roman"/>
          <w:b/>
          <w:bCs/>
          <w:sz w:val="28"/>
          <w:szCs w:val="28"/>
        </w:rPr>
        <w:t>CONTENTS</w:t>
      </w:r>
    </w:p>
    <w:p w14:paraId="04D924FB" w14:textId="77777777" w:rsidR="00704588" w:rsidRPr="00CE659C" w:rsidRDefault="00704588" w:rsidP="00704588">
      <w:pPr>
        <w:spacing w:line="276" w:lineRule="auto"/>
        <w:jc w:val="center"/>
        <w:rPr>
          <w:rFonts w:ascii="Times New Roman" w:hAnsi="Times New Roman" w:cs="Times New Roman"/>
          <w:b/>
          <w:bCs/>
          <w:sz w:val="28"/>
          <w:szCs w:val="28"/>
        </w:rPr>
      </w:pPr>
    </w:p>
    <w:p w14:paraId="0EC4342C" w14:textId="77777777" w:rsidR="00704588" w:rsidRPr="00CE659C" w:rsidRDefault="00704588" w:rsidP="00704588">
      <w:pPr>
        <w:pStyle w:val="ListParagraph"/>
        <w:numPr>
          <w:ilvl w:val="0"/>
          <w:numId w:val="8"/>
        </w:numPr>
        <w:spacing w:line="276" w:lineRule="auto"/>
        <w:rPr>
          <w:rFonts w:ascii="Times New Roman" w:hAnsi="Times New Roman" w:cs="Times New Roman"/>
          <w:b/>
          <w:bCs/>
          <w:sz w:val="24"/>
          <w:szCs w:val="24"/>
        </w:rPr>
      </w:pPr>
      <w:r w:rsidRPr="00CE659C">
        <w:rPr>
          <w:rFonts w:ascii="Times New Roman" w:hAnsi="Times New Roman" w:cs="Times New Roman"/>
          <w:b/>
          <w:bCs/>
          <w:sz w:val="24"/>
          <w:szCs w:val="24"/>
        </w:rPr>
        <w:t>BACKGROUND</w:t>
      </w:r>
    </w:p>
    <w:p w14:paraId="1812244C" w14:textId="77777777" w:rsidR="00704588" w:rsidRPr="00CE659C" w:rsidRDefault="00704588" w:rsidP="00704588">
      <w:pPr>
        <w:pStyle w:val="ListParagraph"/>
        <w:numPr>
          <w:ilvl w:val="0"/>
          <w:numId w:val="8"/>
        </w:numPr>
        <w:spacing w:line="276" w:lineRule="auto"/>
        <w:rPr>
          <w:rFonts w:ascii="Times New Roman" w:hAnsi="Times New Roman" w:cs="Times New Roman"/>
          <w:b/>
          <w:bCs/>
          <w:sz w:val="24"/>
          <w:szCs w:val="24"/>
        </w:rPr>
      </w:pPr>
      <w:r w:rsidRPr="00CE659C">
        <w:rPr>
          <w:rFonts w:ascii="Times New Roman" w:hAnsi="Times New Roman" w:cs="Times New Roman"/>
          <w:b/>
          <w:bCs/>
          <w:sz w:val="24"/>
          <w:szCs w:val="24"/>
        </w:rPr>
        <w:t>INTRODUCTION</w:t>
      </w:r>
    </w:p>
    <w:p w14:paraId="0B0746D0" w14:textId="77777777" w:rsidR="00704588" w:rsidRPr="00704588" w:rsidRDefault="00704588" w:rsidP="00704588">
      <w:pPr>
        <w:pStyle w:val="ListParagraph"/>
        <w:numPr>
          <w:ilvl w:val="1"/>
          <w:numId w:val="8"/>
        </w:numPr>
        <w:spacing w:line="276" w:lineRule="auto"/>
        <w:rPr>
          <w:rFonts w:ascii="Times New Roman" w:hAnsi="Times New Roman" w:cs="Times New Roman"/>
          <w:sz w:val="24"/>
          <w:szCs w:val="24"/>
        </w:rPr>
      </w:pPr>
      <w:r w:rsidRPr="00704588">
        <w:rPr>
          <w:rFonts w:ascii="Times New Roman" w:hAnsi="Times New Roman" w:cs="Times New Roman"/>
          <w:sz w:val="24"/>
          <w:szCs w:val="24"/>
        </w:rPr>
        <w:t>The SARS-Cov_2 virus</w:t>
      </w:r>
    </w:p>
    <w:p w14:paraId="31344CD1"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eastAsia="ArialMT" w:hAnsi="Times New Roman" w:cs="Times New Roman"/>
          <w:sz w:val="24"/>
          <w:szCs w:val="24"/>
        </w:rPr>
        <w:t>Bangladesh: country profile</w:t>
      </w:r>
    </w:p>
    <w:p w14:paraId="3E73AAB1"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color w:val="000000"/>
          <w:sz w:val="24"/>
          <w:szCs w:val="24"/>
        </w:rPr>
        <w:t>Wastewater Management: Bangladesh scores low</w:t>
      </w:r>
    </w:p>
    <w:p w14:paraId="76682E0D"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sz w:val="24"/>
          <w:szCs w:val="24"/>
        </w:rPr>
        <w:t xml:space="preserve">Wastewater-Based Epidemiology: </w:t>
      </w:r>
    </w:p>
    <w:p w14:paraId="15BB9C31"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sz w:val="24"/>
          <w:szCs w:val="24"/>
        </w:rPr>
        <w:t>Evidence for the presence of SARS-CoV-2 in wastewater</w:t>
      </w:r>
    </w:p>
    <w:p w14:paraId="5963B3D4"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eastAsia="Times New Roman" w:hAnsi="Times New Roman" w:cs="Times New Roman"/>
          <w:color w:val="000000" w:themeColor="text1"/>
          <w:sz w:val="24"/>
          <w:szCs w:val="24"/>
        </w:rPr>
        <w:t>SARS-CoV-2 specific quantitative RT-qPCR</w:t>
      </w:r>
    </w:p>
    <w:p w14:paraId="60F6B66A"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color w:val="000000" w:themeColor="text1"/>
          <w:sz w:val="24"/>
          <w:szCs w:val="24"/>
        </w:rPr>
        <w:t xml:space="preserve">Effect of wastewater sampling, storage conditions </w:t>
      </w:r>
    </w:p>
    <w:p w14:paraId="73C0D7A6"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color w:val="000000" w:themeColor="text1"/>
          <w:sz w:val="24"/>
          <w:szCs w:val="24"/>
        </w:rPr>
        <w:t>Sars-Cov-2 persistence and fate in the environment</w:t>
      </w:r>
    </w:p>
    <w:p w14:paraId="481DDEA9"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hAnsi="Times New Roman" w:cs="Times New Roman"/>
          <w:color w:val="000000" w:themeColor="text1"/>
          <w:sz w:val="24"/>
          <w:szCs w:val="24"/>
        </w:rPr>
        <w:t>Environmental surveillance of Sars-Cov-2</w:t>
      </w:r>
    </w:p>
    <w:p w14:paraId="3CF3CDD7" w14:textId="77777777" w:rsidR="00704588" w:rsidRPr="00CE659C" w:rsidRDefault="00704588" w:rsidP="00704588">
      <w:pPr>
        <w:pStyle w:val="ListParagraph"/>
        <w:numPr>
          <w:ilvl w:val="0"/>
          <w:numId w:val="8"/>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rPr>
        <w:t>AIMS AND OBJECTIVES OF THE STUDY</w:t>
      </w:r>
    </w:p>
    <w:p w14:paraId="702C7FC7"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Wastewater Surveillance and Sample Plan Design</w:t>
      </w:r>
    </w:p>
    <w:p w14:paraId="762EEADA"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Wastewater System Characteristics</w:t>
      </w:r>
    </w:p>
    <w:p w14:paraId="00F4AD40"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Sample Type, Timing, and Location</w:t>
      </w:r>
    </w:p>
    <w:p w14:paraId="45A7340F"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Consistency in Sampling Methods</w:t>
      </w:r>
    </w:p>
    <w:p w14:paraId="3A850C0D"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Critical Metadata</w:t>
      </w:r>
    </w:p>
    <w:p w14:paraId="1D2C238B"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704588">
        <w:rPr>
          <w:rFonts w:ascii="Times New Roman" w:hAnsi="Times New Roman" w:cs="Times New Roman"/>
          <w:color w:val="000000" w:themeColor="text1"/>
          <w:sz w:val="24"/>
          <w:szCs w:val="24"/>
        </w:rPr>
        <w:t>Virus recovery from wastewater</w:t>
      </w:r>
    </w:p>
    <w:p w14:paraId="415C56A6"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Virus detection and quantification</w:t>
      </w:r>
    </w:p>
    <w:p w14:paraId="0E74FF44"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704588">
        <w:rPr>
          <w:rFonts w:ascii="Times New Roman" w:hAnsi="Times New Roman" w:cs="Times New Roman"/>
          <w:color w:val="000000" w:themeColor="text1"/>
          <w:sz w:val="24"/>
          <w:szCs w:val="24"/>
        </w:rPr>
        <w:t>Using wastewater-based epidemiology for monitoring COVID-19 infections</w:t>
      </w:r>
    </w:p>
    <w:p w14:paraId="397188D4" w14:textId="77777777" w:rsidR="00704588" w:rsidRPr="00CE659C" w:rsidRDefault="00704588" w:rsidP="00704588">
      <w:pPr>
        <w:pStyle w:val="ListParagraph"/>
        <w:numPr>
          <w:ilvl w:val="0"/>
          <w:numId w:val="8"/>
        </w:numPr>
        <w:autoSpaceDE w:val="0"/>
        <w:autoSpaceDN w:val="0"/>
        <w:adjustRightInd w:val="0"/>
        <w:spacing w:after="0" w:line="276" w:lineRule="auto"/>
        <w:rPr>
          <w:rFonts w:ascii="Times New Roman" w:eastAsia="ArialMT"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rPr>
        <w:t xml:space="preserve">MATERIAL AND METHOD </w:t>
      </w:r>
    </w:p>
    <w:p w14:paraId="539AFE89"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sz w:val="24"/>
          <w:szCs w:val="24"/>
        </w:rPr>
      </w:pPr>
      <w:r w:rsidRPr="00704588">
        <w:rPr>
          <w:rFonts w:ascii="Times New Roman" w:eastAsia="ArialMT" w:hAnsi="Times New Roman" w:cs="Times New Roman"/>
          <w:color w:val="000000" w:themeColor="text1"/>
          <w:sz w:val="24"/>
          <w:szCs w:val="24"/>
          <w:lang w:val="en-US"/>
        </w:rPr>
        <w:t>Sampling</w:t>
      </w:r>
    </w:p>
    <w:p w14:paraId="7C23BF95"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 xml:space="preserve">Sample preparation, concentration, and RNA Extraction procedure </w:t>
      </w:r>
    </w:p>
    <w:p w14:paraId="0279B3F7"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RT-PCR Analysis</w:t>
      </w:r>
    </w:p>
    <w:p w14:paraId="11F9AF86" w14:textId="77777777" w:rsidR="00704588" w:rsidRPr="00CE659C" w:rsidRDefault="00704588" w:rsidP="00704588">
      <w:pPr>
        <w:pStyle w:val="ListParagraph"/>
        <w:numPr>
          <w:ilvl w:val="0"/>
          <w:numId w:val="8"/>
        </w:numPr>
        <w:autoSpaceDE w:val="0"/>
        <w:autoSpaceDN w:val="0"/>
        <w:adjustRightInd w:val="0"/>
        <w:spacing w:after="0" w:line="276" w:lineRule="auto"/>
        <w:rPr>
          <w:rFonts w:ascii="Times New Roman" w:eastAsia="ArialMT"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rPr>
        <w:t>RESULTS AND DISCUSSIONS</w:t>
      </w:r>
    </w:p>
    <w:p w14:paraId="32CF6247" w14:textId="77777777" w:rsidR="00704588" w:rsidRPr="00704588" w:rsidRDefault="00704588" w:rsidP="00704588">
      <w:pPr>
        <w:pStyle w:val="ListParagraph"/>
        <w:numPr>
          <w:ilvl w:val="1"/>
          <w:numId w:val="8"/>
        </w:numPr>
        <w:autoSpaceDE w:val="0"/>
        <w:autoSpaceDN w:val="0"/>
        <w:adjustRightInd w:val="0"/>
        <w:spacing w:after="0" w:line="276" w:lineRule="auto"/>
        <w:rPr>
          <w:rFonts w:ascii="Times New Roman" w:eastAsia="ArialMT" w:hAnsi="Times New Roman" w:cs="Times New Roman"/>
          <w:color w:val="000000" w:themeColor="text1"/>
          <w:sz w:val="24"/>
          <w:szCs w:val="24"/>
        </w:rPr>
      </w:pPr>
      <w:r w:rsidRPr="00704588">
        <w:rPr>
          <w:rFonts w:ascii="Times New Roman" w:eastAsia="ArialMT" w:hAnsi="Times New Roman" w:cs="Times New Roman"/>
          <w:color w:val="000000" w:themeColor="text1"/>
          <w:sz w:val="24"/>
          <w:szCs w:val="24"/>
        </w:rPr>
        <w:t>RT-PCR results for various genes-</w:t>
      </w:r>
    </w:p>
    <w:p w14:paraId="58FA09EB" w14:textId="77777777" w:rsidR="00704588" w:rsidRPr="00704588" w:rsidRDefault="00704588" w:rsidP="00704588">
      <w:pPr>
        <w:pStyle w:val="ListParagraph"/>
        <w:numPr>
          <w:ilvl w:val="1"/>
          <w:numId w:val="8"/>
        </w:numPr>
        <w:spacing w:line="276" w:lineRule="auto"/>
        <w:rPr>
          <w:rFonts w:ascii="Times New Roman" w:hAnsi="Times New Roman" w:cs="Times New Roman"/>
          <w:color w:val="000000" w:themeColor="text1"/>
          <w:sz w:val="24"/>
          <w:szCs w:val="24"/>
        </w:rPr>
      </w:pPr>
      <w:r w:rsidRPr="00704588">
        <w:rPr>
          <w:rFonts w:ascii="Times New Roman" w:hAnsi="Times New Roman" w:cs="Times New Roman"/>
          <w:color w:val="000000" w:themeColor="text1"/>
          <w:sz w:val="24"/>
          <w:szCs w:val="24"/>
        </w:rPr>
        <w:t>Correlation of ct values with sample’s P</w:t>
      </w:r>
      <w:r w:rsidRPr="00704588">
        <w:rPr>
          <w:rFonts w:ascii="Times New Roman" w:hAnsi="Times New Roman" w:cs="Times New Roman"/>
          <w:color w:val="000000" w:themeColor="text1"/>
          <w:sz w:val="24"/>
          <w:szCs w:val="24"/>
          <w:vertAlign w:val="superscript"/>
        </w:rPr>
        <w:t>H</w:t>
      </w:r>
      <w:r w:rsidRPr="00704588">
        <w:rPr>
          <w:rFonts w:ascii="Times New Roman" w:hAnsi="Times New Roman" w:cs="Times New Roman"/>
          <w:color w:val="000000" w:themeColor="text1"/>
          <w:sz w:val="24"/>
          <w:szCs w:val="24"/>
        </w:rPr>
        <w:t xml:space="preserve"> and Temperature-</w:t>
      </w:r>
    </w:p>
    <w:p w14:paraId="0B5B6B32" w14:textId="77777777" w:rsidR="00704588" w:rsidRPr="00704588" w:rsidRDefault="00704588" w:rsidP="00704588">
      <w:pPr>
        <w:pStyle w:val="ListParagraph"/>
        <w:numPr>
          <w:ilvl w:val="1"/>
          <w:numId w:val="8"/>
        </w:numPr>
        <w:tabs>
          <w:tab w:val="left" w:pos="3031"/>
        </w:tabs>
        <w:spacing w:line="276" w:lineRule="auto"/>
        <w:rPr>
          <w:rFonts w:ascii="Times New Roman" w:hAnsi="Times New Roman" w:cs="Times New Roman"/>
          <w:color w:val="000000" w:themeColor="text1"/>
          <w:sz w:val="24"/>
          <w:szCs w:val="24"/>
        </w:rPr>
      </w:pPr>
      <w:r w:rsidRPr="00704588">
        <w:rPr>
          <w:rFonts w:ascii="Times New Roman" w:hAnsi="Times New Roman" w:cs="Times New Roman"/>
          <w:color w:val="000000" w:themeColor="text1"/>
          <w:sz w:val="24"/>
          <w:szCs w:val="24"/>
        </w:rPr>
        <w:t xml:space="preserve">Different gene comparison - </w:t>
      </w:r>
    </w:p>
    <w:p w14:paraId="4D2C0314" w14:textId="77777777" w:rsidR="00704588" w:rsidRPr="00CE659C" w:rsidRDefault="00704588" w:rsidP="00704588">
      <w:pPr>
        <w:pStyle w:val="ListParagraph"/>
        <w:numPr>
          <w:ilvl w:val="0"/>
          <w:numId w:val="8"/>
        </w:numPr>
        <w:spacing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SUMMARY OF THE RESULTS</w:t>
      </w:r>
    </w:p>
    <w:p w14:paraId="2C7EECA9" w14:textId="77777777" w:rsidR="00704588" w:rsidRPr="00CE659C" w:rsidRDefault="00704588" w:rsidP="00704588">
      <w:pPr>
        <w:pStyle w:val="ListParagraph"/>
        <w:numPr>
          <w:ilvl w:val="0"/>
          <w:numId w:val="8"/>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 xml:space="preserve">CONCLUSIONS AND RECOMMENDATIONS </w:t>
      </w:r>
    </w:p>
    <w:p w14:paraId="1C49D36F" w14:textId="77777777" w:rsidR="00704588" w:rsidRPr="006A2329"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6A2329">
        <w:rPr>
          <w:rFonts w:ascii="Times New Roman" w:hAnsi="Times New Roman" w:cs="Times New Roman"/>
          <w:color w:val="000000" w:themeColor="text1"/>
          <w:sz w:val="24"/>
          <w:szCs w:val="24"/>
        </w:rPr>
        <w:t>Sampling methodology</w:t>
      </w:r>
    </w:p>
    <w:p w14:paraId="5740FA1A" w14:textId="77777777" w:rsidR="00704588" w:rsidRPr="006A2329"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6A2329">
        <w:rPr>
          <w:rFonts w:ascii="Times New Roman" w:hAnsi="Times New Roman" w:cs="Times New Roman"/>
          <w:color w:val="000000" w:themeColor="text1"/>
          <w:sz w:val="24"/>
          <w:szCs w:val="24"/>
        </w:rPr>
        <w:t>SARS-CoV-2 detection</w:t>
      </w:r>
    </w:p>
    <w:p w14:paraId="72C79ACC" w14:textId="77777777" w:rsidR="00704588" w:rsidRPr="006A2329"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6A2329">
        <w:rPr>
          <w:rFonts w:ascii="Times New Roman" w:hAnsi="Times New Roman" w:cs="Times New Roman"/>
          <w:color w:val="000000" w:themeColor="text1"/>
          <w:sz w:val="24"/>
          <w:szCs w:val="24"/>
        </w:rPr>
        <w:t>SARS-CoV-2 gene assays</w:t>
      </w:r>
    </w:p>
    <w:p w14:paraId="6E8A7EC4" w14:textId="77777777" w:rsidR="00704588" w:rsidRPr="006A2329"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6A2329">
        <w:rPr>
          <w:rFonts w:ascii="Times New Roman" w:hAnsi="Times New Roman" w:cs="Times New Roman"/>
          <w:color w:val="000000" w:themeColor="text1"/>
          <w:sz w:val="24"/>
          <w:szCs w:val="24"/>
        </w:rPr>
        <w:t>Upstream sampling and monitoring of a smaller area</w:t>
      </w:r>
    </w:p>
    <w:p w14:paraId="522E0C61" w14:textId="77777777" w:rsidR="00704588" w:rsidRPr="006A2329" w:rsidRDefault="00704588" w:rsidP="00704588">
      <w:pPr>
        <w:pStyle w:val="ListParagraph"/>
        <w:numPr>
          <w:ilvl w:val="1"/>
          <w:numId w:val="8"/>
        </w:numPr>
        <w:autoSpaceDE w:val="0"/>
        <w:autoSpaceDN w:val="0"/>
        <w:adjustRightInd w:val="0"/>
        <w:spacing w:after="0" w:line="276" w:lineRule="auto"/>
        <w:rPr>
          <w:rFonts w:ascii="Times New Roman" w:hAnsi="Times New Roman" w:cs="Times New Roman"/>
          <w:color w:val="000000" w:themeColor="text1"/>
          <w:sz w:val="24"/>
          <w:szCs w:val="24"/>
        </w:rPr>
      </w:pPr>
      <w:r w:rsidRPr="006A2329">
        <w:rPr>
          <w:rFonts w:ascii="Times New Roman" w:hAnsi="Times New Roman" w:cs="Times New Roman"/>
          <w:color w:val="000000" w:themeColor="text1"/>
          <w:sz w:val="24"/>
          <w:szCs w:val="24"/>
        </w:rPr>
        <w:t>Data visualization and trend monitoring</w:t>
      </w:r>
    </w:p>
    <w:p w14:paraId="478103A3" w14:textId="1161CEED" w:rsidR="00704588" w:rsidRPr="00704588" w:rsidRDefault="00704588" w:rsidP="00704588">
      <w:pPr>
        <w:pStyle w:val="ListParagraph"/>
        <w:numPr>
          <w:ilvl w:val="0"/>
          <w:numId w:val="8"/>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REFERENCES</w:t>
      </w:r>
    </w:p>
    <w:p w14:paraId="3B7562C6" w14:textId="704C0CD2" w:rsidR="00704588" w:rsidRDefault="00704588" w:rsidP="00704588">
      <w:pPr>
        <w:pStyle w:val="ListParagraph"/>
        <w:autoSpaceDE w:val="0"/>
        <w:autoSpaceDN w:val="0"/>
        <w:adjustRightInd w:val="0"/>
        <w:spacing w:after="0" w:line="276" w:lineRule="auto"/>
        <w:ind w:left="792"/>
        <w:jc w:val="center"/>
        <w:rPr>
          <w:rFonts w:ascii="Times New Roman" w:eastAsia="ArialMT" w:hAnsi="Times New Roman" w:cs="Times New Roman"/>
          <w:b/>
          <w:bCs/>
          <w:sz w:val="28"/>
          <w:szCs w:val="28"/>
        </w:rPr>
      </w:pPr>
      <w:r w:rsidRPr="00CE659C">
        <w:rPr>
          <w:rFonts w:ascii="Times New Roman" w:eastAsia="ArialMT" w:hAnsi="Times New Roman" w:cs="Times New Roman"/>
          <w:b/>
          <w:bCs/>
          <w:sz w:val="28"/>
          <w:szCs w:val="28"/>
        </w:rPr>
        <w:lastRenderedPageBreak/>
        <w:t>LIST OF TABLES</w:t>
      </w:r>
    </w:p>
    <w:p w14:paraId="3094D35E" w14:textId="77777777" w:rsidR="00704588" w:rsidRDefault="00704588" w:rsidP="00704588">
      <w:pPr>
        <w:pStyle w:val="ListParagraph"/>
        <w:autoSpaceDE w:val="0"/>
        <w:autoSpaceDN w:val="0"/>
        <w:adjustRightInd w:val="0"/>
        <w:spacing w:after="0" w:line="276" w:lineRule="auto"/>
        <w:ind w:left="792"/>
        <w:jc w:val="center"/>
        <w:rPr>
          <w:rFonts w:ascii="Times New Roman" w:eastAsia="ArialMT" w:hAnsi="Times New Roman" w:cs="Times New Roman"/>
          <w:b/>
          <w:bCs/>
          <w:sz w:val="28"/>
          <w:szCs w:val="28"/>
        </w:rPr>
      </w:pPr>
    </w:p>
    <w:p w14:paraId="3AB39749" w14:textId="77777777" w:rsidR="00704588" w:rsidRPr="00CE659C" w:rsidRDefault="00704588" w:rsidP="00704588">
      <w:pPr>
        <w:pStyle w:val="ListParagraph"/>
        <w:autoSpaceDE w:val="0"/>
        <w:autoSpaceDN w:val="0"/>
        <w:adjustRightInd w:val="0"/>
        <w:spacing w:after="0" w:line="276" w:lineRule="auto"/>
        <w:ind w:left="792"/>
        <w:jc w:val="center"/>
        <w:rPr>
          <w:rFonts w:ascii="Times New Roman" w:eastAsia="ArialMT" w:hAnsi="Times New Roman" w:cs="Times New Roman"/>
          <w:b/>
          <w:bCs/>
          <w:sz w:val="28"/>
          <w:szCs w:val="28"/>
        </w:rPr>
      </w:pPr>
    </w:p>
    <w:p w14:paraId="215B289D"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lang w:val="en-US"/>
        </w:rPr>
        <w:t>Comparison of different studies WBE</w:t>
      </w:r>
    </w:p>
    <w:p w14:paraId="4131CAFA"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rPr>
        <w:t>T</w:t>
      </w:r>
      <w:r w:rsidRPr="00CE659C">
        <w:rPr>
          <w:rFonts w:ascii="Times New Roman" w:hAnsi="Times New Roman" w:cs="Times New Roman"/>
          <w:b/>
          <w:bCs/>
          <w:color w:val="000000" w:themeColor="text1"/>
          <w:sz w:val="24"/>
          <w:szCs w:val="24"/>
          <w:lang w:val="en-US"/>
        </w:rPr>
        <w:t>he sequences of primers and probes are found in various research papers </w:t>
      </w:r>
    </w:p>
    <w:p w14:paraId="2E44BEA6"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eastAsia="ArialMT" w:hAnsi="Times New Roman" w:cs="Times New Roman"/>
          <w:b/>
          <w:bCs/>
          <w:color w:val="000000" w:themeColor="text1"/>
          <w:sz w:val="24"/>
          <w:szCs w:val="24"/>
          <w:lang w:val="en-US"/>
        </w:rPr>
        <w:t>Sampling sites for each place</w:t>
      </w:r>
    </w:p>
    <w:p w14:paraId="1E52BA60"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rPr>
        <w:t>Steps and Cycle for Sansure RT-PCR Kit</w:t>
      </w:r>
    </w:p>
    <w:p w14:paraId="66C4C712"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Components Included within treasure RT-PCR kit</w:t>
      </w:r>
    </w:p>
    <w:p w14:paraId="2615E158"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eastAsia="ArialMT" w:hAnsi="Times New Roman" w:cs="Times New Roman"/>
          <w:b/>
          <w:bCs/>
          <w:color w:val="000000" w:themeColor="text1"/>
          <w:sz w:val="24"/>
          <w:szCs w:val="24"/>
        </w:rPr>
        <w:t>Number of Total Positive Gene</w:t>
      </w:r>
      <w:r w:rsidRPr="00CE659C">
        <w:rPr>
          <w:rFonts w:ascii="Times New Roman" w:eastAsia="ArialMT" w:hAnsi="Times New Roman" w:cs="Times New Roman"/>
          <w:b/>
          <w:bCs/>
          <w:color w:val="000000" w:themeColor="text1"/>
          <w:sz w:val="24"/>
          <w:szCs w:val="24"/>
          <w:lang w:val="en-US"/>
        </w:rPr>
        <w:t>s</w:t>
      </w:r>
    </w:p>
    <w:p w14:paraId="3072C4B6"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rPr>
        <w:t>Descriptive</w:t>
      </w:r>
      <w:r w:rsidRPr="00CE659C">
        <w:rPr>
          <w:rFonts w:ascii="Times New Roman" w:hAnsi="Times New Roman" w:cs="Times New Roman"/>
          <w:b/>
          <w:bCs/>
          <w:color w:val="000000" w:themeColor="text1"/>
          <w:sz w:val="24"/>
          <w:szCs w:val="24"/>
          <w:lang w:val="en-US"/>
        </w:rPr>
        <w:t xml:space="preserve"> analysis of result data</w:t>
      </w:r>
    </w:p>
    <w:p w14:paraId="3DF1487E"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rPr>
        <w:t>Paired t-test</w:t>
      </w:r>
    </w:p>
    <w:p w14:paraId="6C76E376" w14:textId="77777777" w:rsidR="00704588" w:rsidRPr="00CE659C" w:rsidRDefault="00704588" w:rsidP="00704588">
      <w:pPr>
        <w:pStyle w:val="ListParagraph"/>
        <w:numPr>
          <w:ilvl w:val="0"/>
          <w:numId w:val="9"/>
        </w:numPr>
        <w:autoSpaceDE w:val="0"/>
        <w:autoSpaceDN w:val="0"/>
        <w:adjustRightInd w:val="0"/>
        <w:spacing w:after="0" w:line="276" w:lineRule="auto"/>
        <w:rPr>
          <w:rFonts w:ascii="Times New Roman" w:eastAsia="ArialMT" w:hAnsi="Times New Roman" w:cs="Times New Roman"/>
          <w:b/>
          <w:bCs/>
          <w:sz w:val="24"/>
          <w:szCs w:val="24"/>
        </w:rPr>
      </w:pPr>
      <w:r w:rsidRPr="00CE659C">
        <w:rPr>
          <w:rFonts w:ascii="Times New Roman" w:hAnsi="Times New Roman" w:cs="Times New Roman"/>
          <w:b/>
          <w:bCs/>
          <w:color w:val="000000" w:themeColor="text1"/>
          <w:sz w:val="24"/>
          <w:szCs w:val="24"/>
        </w:rPr>
        <w:t>Correlation (1)*Statistically significant</w:t>
      </w:r>
    </w:p>
    <w:p w14:paraId="28010FF8" w14:textId="77777777" w:rsidR="00704588" w:rsidRPr="00CE659C" w:rsidRDefault="00704588" w:rsidP="00704588">
      <w:pPr>
        <w:pStyle w:val="ListParagraph"/>
        <w:autoSpaceDE w:val="0"/>
        <w:autoSpaceDN w:val="0"/>
        <w:adjustRightInd w:val="0"/>
        <w:spacing w:after="0" w:line="276" w:lineRule="auto"/>
        <w:ind w:left="360"/>
        <w:rPr>
          <w:rFonts w:ascii="Times New Roman" w:hAnsi="Times New Roman" w:cs="Times New Roman"/>
          <w:b/>
          <w:bCs/>
          <w:color w:val="000000" w:themeColor="text1"/>
          <w:sz w:val="24"/>
          <w:szCs w:val="24"/>
        </w:rPr>
      </w:pPr>
    </w:p>
    <w:p w14:paraId="4BCE585D" w14:textId="77777777" w:rsidR="00704588" w:rsidRPr="00CE659C" w:rsidRDefault="00704588" w:rsidP="00704588">
      <w:pPr>
        <w:pStyle w:val="ListParagraph"/>
        <w:autoSpaceDE w:val="0"/>
        <w:autoSpaceDN w:val="0"/>
        <w:adjustRightInd w:val="0"/>
        <w:spacing w:after="0" w:line="276" w:lineRule="auto"/>
        <w:ind w:left="360"/>
        <w:rPr>
          <w:rFonts w:ascii="Times New Roman" w:eastAsia="ArialMT" w:hAnsi="Times New Roman" w:cs="Times New Roman"/>
          <w:b/>
          <w:bCs/>
          <w:sz w:val="24"/>
          <w:szCs w:val="24"/>
        </w:rPr>
      </w:pPr>
    </w:p>
    <w:p w14:paraId="4620B543" w14:textId="77777777" w:rsidR="00704588" w:rsidRPr="00CE659C" w:rsidRDefault="00704588" w:rsidP="00704588">
      <w:pPr>
        <w:pStyle w:val="ListParagraph"/>
        <w:autoSpaceDE w:val="0"/>
        <w:autoSpaceDN w:val="0"/>
        <w:adjustRightInd w:val="0"/>
        <w:spacing w:after="0" w:line="276" w:lineRule="auto"/>
        <w:ind w:left="360"/>
        <w:rPr>
          <w:rFonts w:ascii="Times New Roman" w:hAnsi="Times New Roman" w:cs="Times New Roman"/>
          <w:b/>
          <w:bCs/>
          <w:color w:val="000000" w:themeColor="text1"/>
          <w:sz w:val="24"/>
          <w:szCs w:val="24"/>
        </w:rPr>
      </w:pPr>
    </w:p>
    <w:p w14:paraId="6FD69E22" w14:textId="587D9962" w:rsidR="00704588" w:rsidRDefault="00704588" w:rsidP="00704588">
      <w:pPr>
        <w:pStyle w:val="ListParagraph"/>
        <w:autoSpaceDE w:val="0"/>
        <w:autoSpaceDN w:val="0"/>
        <w:adjustRightInd w:val="0"/>
        <w:spacing w:after="0" w:line="276" w:lineRule="auto"/>
        <w:ind w:left="360"/>
        <w:jc w:val="center"/>
        <w:rPr>
          <w:rFonts w:ascii="Times New Roman" w:hAnsi="Times New Roman" w:cs="Times New Roman"/>
          <w:b/>
          <w:bCs/>
          <w:color w:val="000000" w:themeColor="text1"/>
          <w:sz w:val="28"/>
          <w:szCs w:val="28"/>
        </w:rPr>
      </w:pPr>
      <w:r w:rsidRPr="00CE659C">
        <w:rPr>
          <w:rFonts w:ascii="Times New Roman" w:hAnsi="Times New Roman" w:cs="Times New Roman"/>
          <w:b/>
          <w:bCs/>
          <w:color w:val="000000" w:themeColor="text1"/>
          <w:sz w:val="28"/>
          <w:szCs w:val="28"/>
        </w:rPr>
        <w:t>LIST OF FIGURES</w:t>
      </w:r>
    </w:p>
    <w:p w14:paraId="65723571" w14:textId="77777777" w:rsidR="00704588" w:rsidRDefault="00704588" w:rsidP="00704588">
      <w:pPr>
        <w:pStyle w:val="ListParagraph"/>
        <w:autoSpaceDE w:val="0"/>
        <w:autoSpaceDN w:val="0"/>
        <w:adjustRightInd w:val="0"/>
        <w:spacing w:after="0" w:line="276" w:lineRule="auto"/>
        <w:ind w:left="360"/>
        <w:jc w:val="center"/>
        <w:rPr>
          <w:rFonts w:ascii="Times New Roman" w:hAnsi="Times New Roman" w:cs="Times New Roman"/>
          <w:b/>
          <w:bCs/>
          <w:color w:val="000000" w:themeColor="text1"/>
          <w:sz w:val="28"/>
          <w:szCs w:val="28"/>
        </w:rPr>
      </w:pPr>
    </w:p>
    <w:p w14:paraId="51236D00" w14:textId="77777777" w:rsidR="00704588" w:rsidRPr="00CE659C" w:rsidRDefault="00704588" w:rsidP="00704588">
      <w:pPr>
        <w:pStyle w:val="ListParagraph"/>
        <w:autoSpaceDE w:val="0"/>
        <w:autoSpaceDN w:val="0"/>
        <w:adjustRightInd w:val="0"/>
        <w:spacing w:after="0" w:line="276" w:lineRule="auto"/>
        <w:ind w:left="360"/>
        <w:jc w:val="center"/>
        <w:rPr>
          <w:rFonts w:ascii="Times New Roman" w:hAnsi="Times New Roman" w:cs="Times New Roman"/>
          <w:b/>
          <w:bCs/>
          <w:color w:val="000000" w:themeColor="text1"/>
          <w:sz w:val="28"/>
          <w:szCs w:val="28"/>
        </w:rPr>
      </w:pPr>
    </w:p>
    <w:p w14:paraId="177D738B"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SARS-CoV-2 key structure includes S, N, M, E and RNA</w:t>
      </w:r>
    </w:p>
    <w:p w14:paraId="42C65245"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Sampling locations are indicated black dot</w:t>
      </w:r>
    </w:p>
    <w:p w14:paraId="4D4EF270"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lang w:val="en-US"/>
        </w:rPr>
        <w:t>Sampling Collection form</w:t>
      </w:r>
    </w:p>
    <w:p w14:paraId="68B79691"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lang w:val="en-US"/>
        </w:rPr>
        <w:t>Protocol of Viral RNA extraction kit (</w:t>
      </w:r>
      <w:proofErr w:type="spellStart"/>
      <w:r w:rsidRPr="00CE659C">
        <w:rPr>
          <w:rFonts w:ascii="Times New Roman" w:hAnsi="Times New Roman" w:cs="Times New Roman"/>
          <w:b/>
          <w:bCs/>
          <w:color w:val="000000" w:themeColor="text1"/>
          <w:sz w:val="24"/>
          <w:szCs w:val="24"/>
          <w:lang w:val="en-US"/>
        </w:rPr>
        <w:t>QIAamp</w:t>
      </w:r>
      <w:proofErr w:type="spellEnd"/>
      <w:r w:rsidRPr="00CE659C">
        <w:rPr>
          <w:rFonts w:ascii="Times New Roman" w:hAnsi="Times New Roman" w:cs="Times New Roman"/>
          <w:b/>
          <w:bCs/>
          <w:color w:val="000000" w:themeColor="text1"/>
          <w:sz w:val="24"/>
          <w:szCs w:val="24"/>
          <w:lang w:val="en-US"/>
        </w:rPr>
        <w:t xml:space="preserve"> Viral RNA Mini Kit)</w:t>
      </w:r>
    </w:p>
    <w:p w14:paraId="66181762"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lang w:val="en-US"/>
        </w:rPr>
        <w:t xml:space="preserve">5 Protocol of </w:t>
      </w:r>
      <w:proofErr w:type="spellStart"/>
      <w:r w:rsidRPr="00CE659C">
        <w:rPr>
          <w:rFonts w:ascii="Times New Roman" w:eastAsia="ArialMT" w:hAnsi="Times New Roman" w:cs="Times New Roman"/>
          <w:b/>
          <w:bCs/>
          <w:color w:val="000000" w:themeColor="text1"/>
          <w:sz w:val="24"/>
          <w:szCs w:val="24"/>
          <w:lang w:val="en-US"/>
        </w:rPr>
        <w:t>Sansure</w:t>
      </w:r>
      <w:proofErr w:type="spellEnd"/>
      <w:r w:rsidRPr="00CE659C">
        <w:rPr>
          <w:rFonts w:ascii="Times New Roman" w:eastAsia="ArialMT" w:hAnsi="Times New Roman" w:cs="Times New Roman"/>
          <w:b/>
          <w:bCs/>
          <w:color w:val="000000" w:themeColor="text1"/>
          <w:sz w:val="24"/>
          <w:szCs w:val="24"/>
          <w:lang w:val="en-US"/>
        </w:rPr>
        <w:t xml:space="preserve"> RT-PCR Kit</w:t>
      </w:r>
    </w:p>
    <w:p w14:paraId="4545FB38"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eastAsia="ArialMT" w:hAnsi="Times New Roman" w:cs="Times New Roman"/>
          <w:b/>
          <w:bCs/>
          <w:color w:val="000000" w:themeColor="text1"/>
          <w:sz w:val="24"/>
          <w:szCs w:val="24"/>
          <w:lang w:val="en-US"/>
        </w:rPr>
        <w:t>Positive and Negative control with interpretation</w:t>
      </w:r>
    </w:p>
    <w:p w14:paraId="28C36D69"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Division wise</w:t>
      </w:r>
      <w:r w:rsidRPr="00CE659C">
        <w:rPr>
          <w:rFonts w:ascii="Times New Roman" w:hAnsi="Times New Roman" w:cs="Times New Roman"/>
          <w:b/>
          <w:bCs/>
          <w:color w:val="000000" w:themeColor="text1"/>
          <w:sz w:val="24"/>
          <w:szCs w:val="24"/>
          <w:lang w:val="en-US"/>
        </w:rPr>
        <w:t xml:space="preserve"> Ct values in seven divisions after first sampling in the wastewater specimens</w:t>
      </w:r>
    </w:p>
    <w:p w14:paraId="6C49155B"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Division wise</w:t>
      </w:r>
      <w:r w:rsidRPr="00CE659C">
        <w:rPr>
          <w:rFonts w:ascii="Times New Roman" w:hAnsi="Times New Roman" w:cs="Times New Roman"/>
          <w:b/>
          <w:bCs/>
          <w:color w:val="000000" w:themeColor="text1"/>
          <w:sz w:val="24"/>
          <w:szCs w:val="24"/>
          <w:lang w:val="en-US"/>
        </w:rPr>
        <w:t xml:space="preserve"> Ct values in seven divisions of the wastewater samples after the second collection</w:t>
      </w:r>
    </w:p>
    <w:p w14:paraId="4AC53773"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Interpretation strategy of Results</w:t>
      </w:r>
    </w:p>
    <w:p w14:paraId="0AED0621" w14:textId="77777777" w:rsidR="00704588" w:rsidRPr="00CE659C" w:rsidRDefault="00704588" w:rsidP="00704588">
      <w:pPr>
        <w:pStyle w:val="ListParagraph"/>
        <w:numPr>
          <w:ilvl w:val="0"/>
          <w:numId w:val="10"/>
        </w:numPr>
        <w:autoSpaceDE w:val="0"/>
        <w:autoSpaceDN w:val="0"/>
        <w:adjustRightInd w:val="0"/>
        <w:spacing w:before="240"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 xml:space="preserve"> Positive, Negative Controls (supplied with Kit) and Extraction Control</w:t>
      </w:r>
    </w:p>
    <w:p w14:paraId="4210E12D"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 xml:space="preserve"> </w:t>
      </w:r>
      <w:r w:rsidRPr="00CE659C">
        <w:rPr>
          <w:rFonts w:ascii="Times New Roman" w:hAnsi="Times New Roman" w:cs="Times New Roman"/>
          <w:b/>
          <w:bCs/>
          <w:color w:val="000000" w:themeColor="text1"/>
          <w:sz w:val="24"/>
          <w:szCs w:val="24"/>
          <w:lang w:val="en-US"/>
        </w:rPr>
        <w:t>Positive sample curve</w:t>
      </w:r>
    </w:p>
    <w:p w14:paraId="1C9B563D"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 xml:space="preserve">Correlation of </w:t>
      </w:r>
      <w:r w:rsidRPr="00CE659C">
        <w:rPr>
          <w:rFonts w:ascii="Times New Roman" w:hAnsi="Times New Roman" w:cs="Times New Roman"/>
          <w:b/>
          <w:bCs/>
          <w:color w:val="000000" w:themeColor="text1"/>
          <w:sz w:val="24"/>
          <w:szCs w:val="24"/>
        </w:rPr>
        <w:t>pH &amp;</w:t>
      </w:r>
      <w:r w:rsidRPr="00CE659C">
        <w:rPr>
          <w:rFonts w:ascii="Times New Roman" w:hAnsi="Times New Roman" w:cs="Times New Roman"/>
          <w:b/>
          <w:bCs/>
          <w:color w:val="000000" w:themeColor="text1"/>
          <w:sz w:val="24"/>
          <w:szCs w:val="24"/>
          <w:lang w:val="en-US"/>
        </w:rPr>
        <w:t>Temperature</w:t>
      </w:r>
    </w:p>
    <w:p w14:paraId="0E48224D"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 xml:space="preserve">Correlation of </w:t>
      </w:r>
      <w:r w:rsidRPr="00CE659C">
        <w:rPr>
          <w:rFonts w:ascii="Times New Roman" w:hAnsi="Times New Roman" w:cs="Times New Roman"/>
          <w:b/>
          <w:bCs/>
          <w:color w:val="000000" w:themeColor="text1"/>
          <w:sz w:val="24"/>
          <w:szCs w:val="24"/>
        </w:rPr>
        <w:t>Cy5 (1) &amp; Temp</w:t>
      </w:r>
    </w:p>
    <w:p w14:paraId="0058AA09"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 xml:space="preserve">Correlation </w:t>
      </w:r>
      <w:r w:rsidRPr="00CE659C">
        <w:rPr>
          <w:rFonts w:ascii="Times New Roman" w:hAnsi="Times New Roman" w:cs="Times New Roman"/>
          <w:b/>
          <w:bCs/>
          <w:color w:val="000000" w:themeColor="text1"/>
          <w:sz w:val="24"/>
          <w:szCs w:val="24"/>
        </w:rPr>
        <w:t>FAM (1) &amp; Temp</w:t>
      </w:r>
    </w:p>
    <w:p w14:paraId="647FC860" w14:textId="77777777" w:rsidR="00704588" w:rsidRPr="00CE659C" w:rsidRDefault="00704588" w:rsidP="00704588">
      <w:pPr>
        <w:pStyle w:val="ListParagraph"/>
        <w:numPr>
          <w:ilvl w:val="0"/>
          <w:numId w:val="10"/>
        </w:numPr>
        <w:autoSpaceDE w:val="0"/>
        <w:autoSpaceDN w:val="0"/>
        <w:adjustRightInd w:val="0"/>
        <w:spacing w:after="0"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lang w:val="en-US"/>
        </w:rPr>
        <w:t xml:space="preserve">Correlation with </w:t>
      </w:r>
      <w:r w:rsidRPr="00CE659C">
        <w:rPr>
          <w:rFonts w:ascii="Times New Roman" w:hAnsi="Times New Roman" w:cs="Times New Roman"/>
          <w:b/>
          <w:bCs/>
          <w:color w:val="000000" w:themeColor="text1"/>
          <w:sz w:val="24"/>
          <w:szCs w:val="24"/>
        </w:rPr>
        <w:t>Rox (1) &amp; Temp</w:t>
      </w:r>
    </w:p>
    <w:p w14:paraId="1536F20E" w14:textId="77777777" w:rsidR="00704588" w:rsidRPr="00CE659C" w:rsidRDefault="00704588" w:rsidP="00704588">
      <w:pPr>
        <w:pStyle w:val="Caption"/>
        <w:numPr>
          <w:ilvl w:val="0"/>
          <w:numId w:val="10"/>
        </w:numPr>
        <w:spacing w:line="276" w:lineRule="auto"/>
        <w:rPr>
          <w:rFonts w:ascii="Times New Roman" w:hAnsi="Times New Roman" w:cs="Times New Roman"/>
          <w:b/>
          <w:bCs/>
          <w:i w:val="0"/>
          <w:iCs w:val="0"/>
          <w:color w:val="000000" w:themeColor="text1"/>
          <w:sz w:val="24"/>
          <w:szCs w:val="24"/>
        </w:rPr>
      </w:pPr>
      <w:r w:rsidRPr="00CE659C">
        <w:rPr>
          <w:rFonts w:ascii="Times New Roman" w:hAnsi="Times New Roman" w:cs="Times New Roman"/>
          <w:b/>
          <w:bCs/>
          <w:i w:val="0"/>
          <w:iCs w:val="0"/>
          <w:color w:val="000000" w:themeColor="text1"/>
          <w:sz w:val="24"/>
          <w:szCs w:val="24"/>
        </w:rPr>
        <w:t>Districts vs Cy5 gene confirmed ratio</w:t>
      </w:r>
    </w:p>
    <w:p w14:paraId="77F0C984" w14:textId="77777777" w:rsidR="00704588" w:rsidRPr="00CE659C" w:rsidRDefault="00704588" w:rsidP="00704588">
      <w:pPr>
        <w:pStyle w:val="Caption"/>
        <w:numPr>
          <w:ilvl w:val="0"/>
          <w:numId w:val="10"/>
        </w:numPr>
        <w:spacing w:line="276" w:lineRule="auto"/>
        <w:rPr>
          <w:rFonts w:ascii="Times New Roman" w:hAnsi="Times New Roman" w:cs="Times New Roman"/>
          <w:b/>
          <w:bCs/>
          <w:i w:val="0"/>
          <w:iCs w:val="0"/>
          <w:color w:val="000000" w:themeColor="text1"/>
          <w:sz w:val="24"/>
          <w:szCs w:val="24"/>
        </w:rPr>
      </w:pPr>
      <w:r w:rsidRPr="00CE659C">
        <w:rPr>
          <w:rFonts w:ascii="Times New Roman" w:hAnsi="Times New Roman" w:cs="Times New Roman"/>
          <w:b/>
          <w:bCs/>
          <w:i w:val="0"/>
          <w:iCs w:val="0"/>
          <w:color w:val="000000" w:themeColor="text1"/>
          <w:sz w:val="24"/>
          <w:szCs w:val="24"/>
        </w:rPr>
        <w:t>: District vs FAM gene confirmed the ratio</w:t>
      </w:r>
    </w:p>
    <w:p w14:paraId="6B6FC343" w14:textId="77777777" w:rsidR="00704588" w:rsidRPr="00CE659C" w:rsidRDefault="00704588" w:rsidP="00704588">
      <w:pPr>
        <w:pStyle w:val="ListParagraph"/>
        <w:numPr>
          <w:ilvl w:val="0"/>
          <w:numId w:val="10"/>
        </w:numPr>
        <w:spacing w:line="276" w:lineRule="auto"/>
        <w:rPr>
          <w:rFonts w:ascii="Times New Roman" w:hAnsi="Times New Roman" w:cs="Times New Roman"/>
          <w:b/>
          <w:bCs/>
          <w:sz w:val="24"/>
          <w:szCs w:val="24"/>
        </w:rPr>
      </w:pPr>
      <w:r w:rsidRPr="00CE659C">
        <w:rPr>
          <w:rFonts w:ascii="Times New Roman" w:hAnsi="Times New Roman" w:cs="Times New Roman"/>
          <w:b/>
          <w:bCs/>
          <w:color w:val="000000" w:themeColor="text1"/>
          <w:sz w:val="24"/>
          <w:szCs w:val="24"/>
        </w:rPr>
        <w:t>District vs FAM gene confirmed the ratio</w:t>
      </w:r>
    </w:p>
    <w:p w14:paraId="39A2DA5A" w14:textId="77777777" w:rsidR="00704588" w:rsidRPr="00CE659C" w:rsidRDefault="00704588" w:rsidP="00704588">
      <w:pPr>
        <w:pStyle w:val="ListParagraph"/>
        <w:numPr>
          <w:ilvl w:val="0"/>
          <w:numId w:val="10"/>
        </w:numPr>
        <w:spacing w:line="276" w:lineRule="auto"/>
        <w:rPr>
          <w:rFonts w:ascii="Times New Roman" w:hAnsi="Times New Roman" w:cs="Times New Roman"/>
          <w:b/>
          <w:bCs/>
          <w:color w:val="000000" w:themeColor="text1"/>
          <w:sz w:val="24"/>
          <w:szCs w:val="24"/>
        </w:rPr>
      </w:pPr>
      <w:r w:rsidRPr="00CE659C">
        <w:rPr>
          <w:rFonts w:ascii="Times New Roman" w:hAnsi="Times New Roman" w:cs="Times New Roman"/>
          <w:b/>
          <w:bCs/>
          <w:color w:val="000000" w:themeColor="text1"/>
          <w:sz w:val="24"/>
          <w:szCs w:val="24"/>
        </w:rPr>
        <w:t>Gene correlation with temperature</w:t>
      </w:r>
    </w:p>
    <w:p w14:paraId="379F6FA9" w14:textId="77777777" w:rsidR="00704588" w:rsidRPr="00CE659C" w:rsidRDefault="00704588" w:rsidP="00704588">
      <w:pPr>
        <w:pStyle w:val="ListParagraph"/>
        <w:numPr>
          <w:ilvl w:val="0"/>
          <w:numId w:val="10"/>
        </w:numPr>
        <w:spacing w:line="276" w:lineRule="auto"/>
        <w:rPr>
          <w:rFonts w:ascii="Times New Roman" w:hAnsi="Times New Roman" w:cs="Times New Roman"/>
          <w:b/>
          <w:bCs/>
          <w:sz w:val="24"/>
          <w:szCs w:val="24"/>
        </w:rPr>
      </w:pPr>
      <w:r w:rsidRPr="00CE659C">
        <w:rPr>
          <w:rFonts w:ascii="Times New Roman" w:hAnsi="Times New Roman" w:cs="Times New Roman"/>
          <w:b/>
          <w:bCs/>
          <w:color w:val="000000" w:themeColor="text1"/>
          <w:sz w:val="24"/>
          <w:szCs w:val="24"/>
          <w:lang w:val="en-US"/>
        </w:rPr>
        <w:t>pH</w:t>
      </w:r>
      <w:r w:rsidRPr="00CE659C">
        <w:rPr>
          <w:rFonts w:ascii="Times New Roman" w:hAnsi="Times New Roman" w:cs="Times New Roman"/>
          <w:b/>
          <w:bCs/>
          <w:color w:val="000000" w:themeColor="text1"/>
          <w:sz w:val="24"/>
          <w:szCs w:val="24"/>
        </w:rPr>
        <w:t>-gene association</w:t>
      </w:r>
    </w:p>
    <w:p w14:paraId="7A8B6C60" w14:textId="77777777" w:rsidR="00704588" w:rsidRPr="00CE659C" w:rsidRDefault="00704588" w:rsidP="00704588">
      <w:pPr>
        <w:pStyle w:val="ListParagraph"/>
        <w:autoSpaceDE w:val="0"/>
        <w:autoSpaceDN w:val="0"/>
        <w:adjustRightInd w:val="0"/>
        <w:spacing w:after="0" w:line="276" w:lineRule="auto"/>
        <w:ind w:left="360"/>
        <w:rPr>
          <w:rFonts w:ascii="Times New Roman" w:eastAsia="ArialMT" w:hAnsi="Times New Roman" w:cs="Times New Roman"/>
          <w:b/>
          <w:bCs/>
          <w:sz w:val="24"/>
          <w:szCs w:val="24"/>
        </w:rPr>
      </w:pPr>
    </w:p>
    <w:p w14:paraId="51C991BD" w14:textId="77777777" w:rsidR="00704588" w:rsidRPr="00CE659C" w:rsidRDefault="00704588" w:rsidP="00704588">
      <w:pPr>
        <w:spacing w:line="276" w:lineRule="auto"/>
        <w:ind w:left="360"/>
        <w:rPr>
          <w:rFonts w:ascii="Times New Roman" w:hAnsi="Times New Roman" w:cs="Times New Roman"/>
          <w:b/>
          <w:bCs/>
          <w:sz w:val="24"/>
          <w:szCs w:val="24"/>
        </w:rPr>
      </w:pPr>
    </w:p>
    <w:p w14:paraId="6E1EA55A" w14:textId="77777777" w:rsidR="00704588" w:rsidRPr="00B260A7" w:rsidRDefault="00704588" w:rsidP="00B260A7">
      <w:pPr>
        <w:spacing w:after="0" w:line="276" w:lineRule="auto"/>
        <w:jc w:val="both"/>
        <w:rPr>
          <w:rFonts w:ascii="Times New Roman" w:eastAsia="Times New Roman" w:hAnsi="Times New Roman" w:cs="Times New Roman"/>
          <w:b/>
          <w:bCs/>
          <w:color w:val="000000" w:themeColor="text1"/>
          <w:sz w:val="24"/>
          <w:szCs w:val="24"/>
          <w:lang w:val="en-US" w:eastAsia="ru-RU"/>
        </w:rPr>
      </w:pPr>
    </w:p>
    <w:p w14:paraId="27057AF5"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r w:rsidRPr="00B260A7">
        <w:rPr>
          <w:rFonts w:ascii="Times New Roman" w:eastAsia="Times New Roman" w:hAnsi="Times New Roman" w:cs="Times New Roman"/>
          <w:b/>
          <w:bCs/>
          <w:color w:val="000000" w:themeColor="text1"/>
          <w:sz w:val="24"/>
          <w:szCs w:val="24"/>
          <w:lang w:val="en-US" w:eastAsia="ru-RU"/>
        </w:rPr>
        <w:t>BACKGROUND</w:t>
      </w:r>
    </w:p>
    <w:p w14:paraId="184AC819" w14:textId="23BA7D7E"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r w:rsidRPr="00B260A7">
        <w:rPr>
          <w:rFonts w:ascii="Times New Roman" w:eastAsia="Times New Roman" w:hAnsi="Times New Roman" w:cs="Times New Roman"/>
          <w:color w:val="000000" w:themeColor="text1"/>
          <w:sz w:val="24"/>
          <w:szCs w:val="24"/>
          <w:lang w:val="en-US" w:eastAsia="ru-RU"/>
        </w:rPr>
        <w:t>Coronaviruses are zoonotic viruses that spread amongst animals and spill over to humans from time to time and have been causing illnesses ranging from mild symptoms to severe illness. They are positive-strand RNA viruses, around 30kb in genome size with 15 genes, enveloped, with a lipid membrane envelope around the surface of the virus. The lipid envelope makes coronaviruses more fragile than other viruses. Coronaviruses commonly infect animals, such as bats, birds, and mammals, which act as an intermediate host reservoir. Human coronaviruses were first identified in the mid-1960s and so far, a total of seven have been reported to be capable of infecting humans. Four of them, the 29E (alpha coronavirus); NL63 (alpha coronavirus); OC43 (beta coronavirus), and HKU1 (beta coronavirus), cause mild to moderate disease. Since the beginning of the 21st century, three more coronaviruses have crossed the animal-human species barrier to cause deadly pneumonia in humans, namely the Severe Acute Respiratory Syndrome (SARS-CoV-1), Middle East Respiratory Syndrome (MERS), and the current Severe Acute Respiratory Syndrome 2 (SARS-CoV-2). SARS-CoV-2is the newest of the family of coronaviruses associated with human infections that are grouped into the beta-</w:t>
      </w:r>
      <w:proofErr w:type="spellStart"/>
      <w:r w:rsidRPr="00B260A7">
        <w:rPr>
          <w:rFonts w:ascii="Times New Roman" w:eastAsia="Times New Roman" w:hAnsi="Times New Roman" w:cs="Times New Roman"/>
          <w:color w:val="000000" w:themeColor="text1"/>
          <w:sz w:val="24"/>
          <w:szCs w:val="24"/>
          <w:lang w:val="en-US" w:eastAsia="ru-RU"/>
        </w:rPr>
        <w:t>CoV</w:t>
      </w:r>
      <w:proofErr w:type="spellEnd"/>
      <w:r w:rsidRPr="00B260A7">
        <w:rPr>
          <w:rFonts w:ascii="Times New Roman" w:eastAsia="Times New Roman" w:hAnsi="Times New Roman" w:cs="Times New Roman"/>
          <w:color w:val="000000" w:themeColor="text1"/>
          <w:sz w:val="24"/>
          <w:szCs w:val="24"/>
          <w:lang w:val="en-US" w:eastAsia="ru-RU"/>
        </w:rPr>
        <w:t xml:space="preserve"> genus, with 79% genetic similarity to SARS-CoV-1</w:t>
      </w:r>
      <w:r w:rsidRPr="00B260A7">
        <w:rPr>
          <w:rFonts w:ascii="Times New Roman" w:hAnsi="Times New Roman" w:cs="Times New Roman"/>
          <w:color w:val="000000" w:themeColor="text1"/>
          <w:sz w:val="24"/>
          <w:szCs w:val="24"/>
          <w:lang w:val="en-US"/>
        </w:rPr>
        <w:t>.</w:t>
      </w:r>
      <w:r w:rsidRPr="00B260A7">
        <w:rPr>
          <w:rFonts w:ascii="Times New Roman" w:eastAsia="Times New Roman" w:hAnsi="Times New Roman" w:cs="Times New Roman"/>
          <w:color w:val="000000" w:themeColor="text1"/>
          <w:sz w:val="24"/>
          <w:szCs w:val="24"/>
          <w:lang w:val="en-US" w:eastAsia="ru-RU"/>
        </w:rPr>
        <w:t xml:space="preserve"> On 7 January 2020, Chinese authorities confirmed the outbreak of COVID-19, and on 30 January 2020, the Director-General of the World Health Organization (WHO) declared the COVID-19 outbreak a Public Health Emergency of International Concern. On 1</w:t>
      </w:r>
      <w:r w:rsidRPr="00B260A7">
        <w:rPr>
          <w:rFonts w:ascii="Times New Roman" w:eastAsia="Times New Roman" w:hAnsi="Times New Roman" w:cs="Times New Roman"/>
          <w:color w:val="000000" w:themeColor="text1"/>
          <w:sz w:val="24"/>
          <w:szCs w:val="24"/>
          <w:vertAlign w:val="superscript"/>
          <w:lang w:val="en-US" w:eastAsia="ru-RU"/>
        </w:rPr>
        <w:t xml:space="preserve">st </w:t>
      </w:r>
      <w:r w:rsidRPr="00B260A7">
        <w:rPr>
          <w:rFonts w:ascii="Times New Roman" w:eastAsia="Times New Roman" w:hAnsi="Times New Roman" w:cs="Times New Roman"/>
          <w:color w:val="000000" w:themeColor="text1"/>
          <w:sz w:val="24"/>
          <w:szCs w:val="24"/>
          <w:lang w:val="en-US" w:eastAsia="ru-RU"/>
        </w:rPr>
        <w:t xml:space="preserve">February 2020, 312 Bangladesh citizens were brought back from China’s Wuhan city and quarantined for 14 days. Eight of them were immediately isolated and three more were subsequently isolated upon showing symptoms. Their samples were tested on the 2nd of February 2020 in the laboratory of the Institute of Epidemiology, Disease Control and Research (IEDCR) and found negative for COVID-19. On 8 March 2020, Bangladesh confirmed its first COVID-19 case. On 11 March, WHO declared COVID-19 as a pandemic for its rapid global spreading. As of 20 January 2021, a total of </w:t>
      </w:r>
      <w:r w:rsidRPr="00B260A7">
        <w:rPr>
          <w:rFonts w:ascii="Times New Roman" w:hAnsi="Times New Roman" w:cs="Times New Roman"/>
          <w:b/>
          <w:bCs/>
          <w:color w:val="000000" w:themeColor="text1"/>
          <w:sz w:val="24"/>
          <w:szCs w:val="24"/>
          <w:shd w:val="clear" w:color="auto" w:fill="FFFFFF"/>
          <w:lang w:val="en-US"/>
        </w:rPr>
        <w:t>529,031</w:t>
      </w:r>
      <w:r w:rsidRPr="00B260A7">
        <w:rPr>
          <w:rFonts w:ascii="Times New Roman" w:eastAsia="Times New Roman" w:hAnsi="Times New Roman" w:cs="Times New Roman"/>
          <w:color w:val="000000" w:themeColor="text1"/>
          <w:sz w:val="24"/>
          <w:szCs w:val="24"/>
          <w:lang w:val="en-US" w:eastAsia="ru-RU"/>
        </w:rPr>
        <w:t xml:space="preserve">confirmed cases and </w:t>
      </w:r>
      <w:r w:rsidRPr="00B260A7">
        <w:rPr>
          <w:rFonts w:ascii="Times New Roman" w:hAnsi="Times New Roman" w:cs="Times New Roman"/>
          <w:b/>
          <w:bCs/>
          <w:color w:val="000000" w:themeColor="text1"/>
          <w:sz w:val="24"/>
          <w:szCs w:val="24"/>
          <w:shd w:val="clear" w:color="auto" w:fill="FFFFFF"/>
          <w:lang w:val="en-US"/>
        </w:rPr>
        <w:t xml:space="preserve">7,942 </w:t>
      </w:r>
      <w:r w:rsidRPr="00B260A7">
        <w:rPr>
          <w:rFonts w:ascii="Times New Roman" w:eastAsia="Times New Roman" w:hAnsi="Times New Roman" w:cs="Times New Roman"/>
          <w:color w:val="000000" w:themeColor="text1"/>
          <w:sz w:val="24"/>
          <w:szCs w:val="24"/>
          <w:lang w:val="en-US" w:eastAsia="ru-RU"/>
        </w:rPr>
        <w:t xml:space="preserve">deaths were reported in Bangladesh. </w:t>
      </w:r>
    </w:p>
    <w:p w14:paraId="07EB1850"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p>
    <w:p w14:paraId="61107580"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r w:rsidRPr="00B260A7">
        <w:rPr>
          <w:rFonts w:ascii="Times New Roman" w:eastAsia="Times New Roman" w:hAnsi="Times New Roman" w:cs="Times New Roman"/>
          <w:color w:val="000000" w:themeColor="text1"/>
          <w:sz w:val="24"/>
          <w:szCs w:val="24"/>
          <w:lang w:val="en-US" w:eastAsia="ru-RU"/>
        </w:rPr>
        <w:t>Many COVID-19 infections are asymptomatic and unless tested, can remain undetected. Likewise, the current total picture of SARS-CoV-2 virus circulation in the population of Bangladesh is incomplete and the number of COVID-19patients most likely underestimated, mainly due to lack of testing. With limitations on COVID-19 testing making it hard to know how many people the disease has, turning to the sewer systems for a fast snapshot seems to be promising and a useful method to provide complementary and additional information to the clinical testing. The SARS-CoV-2’s fecal signature could turn out to be very useful, helping track how and where the disease is spreading among the population.</w:t>
      </w:r>
    </w:p>
    <w:p w14:paraId="4F78916E"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p>
    <w:p w14:paraId="5F70124F" w14:textId="0D00DC9B" w:rsidR="00937056"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r w:rsidRPr="00B260A7">
        <w:rPr>
          <w:rFonts w:ascii="Times New Roman" w:eastAsia="Times New Roman" w:hAnsi="Times New Roman" w:cs="Times New Roman"/>
          <w:color w:val="000000" w:themeColor="text1"/>
          <w:sz w:val="24"/>
          <w:szCs w:val="24"/>
          <w:lang w:val="en-US" w:eastAsia="ru-RU"/>
        </w:rPr>
        <w:t xml:space="preserve">Once in the body, the virus can be shed through feces and urine, as well as through saliva and other respiratory discharges. The virus and/or its remnants are introduced into water resources and wastewater environment through the discharge of human waste and bodily fluids containing the </w:t>
      </w:r>
      <w:r w:rsidRPr="00B260A7">
        <w:rPr>
          <w:rFonts w:ascii="Times New Roman" w:eastAsia="Times New Roman" w:hAnsi="Times New Roman" w:cs="Times New Roman"/>
          <w:color w:val="000000" w:themeColor="text1"/>
          <w:sz w:val="24"/>
          <w:szCs w:val="24"/>
          <w:lang w:val="en-US" w:eastAsia="ru-RU"/>
        </w:rPr>
        <w:lastRenderedPageBreak/>
        <w:t xml:space="preserve">virus, </w:t>
      </w:r>
      <w:proofErr w:type="gramStart"/>
      <w:r w:rsidRPr="00B260A7">
        <w:rPr>
          <w:rFonts w:ascii="Times New Roman" w:eastAsia="Times New Roman" w:hAnsi="Times New Roman" w:cs="Times New Roman"/>
          <w:color w:val="000000" w:themeColor="text1"/>
          <w:sz w:val="24"/>
          <w:szCs w:val="24"/>
          <w:lang w:val="en-US" w:eastAsia="ru-RU"/>
        </w:rPr>
        <w:t>e.g.</w:t>
      </w:r>
      <w:proofErr w:type="gramEnd"/>
      <w:r w:rsidRPr="00B260A7">
        <w:rPr>
          <w:rFonts w:ascii="Times New Roman" w:eastAsia="Times New Roman" w:hAnsi="Times New Roman" w:cs="Times New Roman"/>
          <w:color w:val="000000" w:themeColor="text1"/>
          <w:sz w:val="24"/>
          <w:szCs w:val="24"/>
          <w:lang w:val="en-US" w:eastAsia="ru-RU"/>
        </w:rPr>
        <w:t xml:space="preserve"> from brushing teeth, mouth washing, coughing and sneezing while bathing or showering, washing of hands or clothes, and discarding tissues and wipes into the toilet. As a complementary approach to monitoring the spread of COVID-19, many countries have since implemented wastewater-based epidemiology (WBE). WBE is a relatively new environmental concept for determining the exposure of populations to substances of concern and is based on the analysis of target biomarkers related to that substance of concern in raw wastewater to obtain qualitative and quantitative data on the health of communities within a given wastewater catchment. WBE has been used to help inform broader infectious disease epidemiological surveillance and mitigation efforts such as the Global Polio Eradication Initiative. Environmental water surveillance has also been used and recommended for monitoring the spread of other infectious disease-causing microorganisms such as typhoid, early warning of hepatitis A and </w:t>
      </w:r>
      <w:proofErr w:type="gramStart"/>
      <w:r w:rsidRPr="00B260A7">
        <w:rPr>
          <w:rFonts w:ascii="Times New Roman" w:eastAsia="Times New Roman" w:hAnsi="Times New Roman" w:cs="Times New Roman"/>
          <w:color w:val="000000" w:themeColor="text1"/>
          <w:sz w:val="24"/>
          <w:szCs w:val="24"/>
          <w:lang w:val="en-US" w:eastAsia="ru-RU"/>
        </w:rPr>
        <w:t>Nor</w:t>
      </w:r>
      <w:proofErr w:type="gramEnd"/>
      <w:r w:rsidRPr="00B260A7">
        <w:rPr>
          <w:rFonts w:ascii="Times New Roman" w:eastAsia="Times New Roman" w:hAnsi="Times New Roman" w:cs="Times New Roman"/>
          <w:color w:val="000000" w:themeColor="text1"/>
          <w:sz w:val="24"/>
          <w:szCs w:val="24"/>
          <w:lang w:val="en-US" w:eastAsia="ru-RU"/>
        </w:rPr>
        <w:t xml:space="preserve"> virus outbreaks, as well as for antimicrobial resistance.</w:t>
      </w:r>
    </w:p>
    <w:p w14:paraId="751BEBC4" w14:textId="77777777" w:rsidR="00565261" w:rsidRPr="00B260A7" w:rsidRDefault="00565261" w:rsidP="00B260A7">
      <w:pPr>
        <w:spacing w:after="0" w:line="276" w:lineRule="auto"/>
        <w:jc w:val="both"/>
        <w:rPr>
          <w:rFonts w:ascii="Times New Roman" w:eastAsia="Times New Roman" w:hAnsi="Times New Roman" w:cs="Times New Roman"/>
          <w:color w:val="000000" w:themeColor="text1"/>
          <w:sz w:val="24"/>
          <w:szCs w:val="24"/>
          <w:lang w:val="en-US" w:eastAsia="ru-RU"/>
        </w:rPr>
      </w:pPr>
    </w:p>
    <w:p w14:paraId="19A689B9" w14:textId="77777777" w:rsidR="00EB3F9B" w:rsidRDefault="00937056" w:rsidP="00704588">
      <w:pPr>
        <w:spacing w:after="0" w:line="276" w:lineRule="auto"/>
        <w:jc w:val="both"/>
        <w:rPr>
          <w:rFonts w:ascii="Times New Roman" w:eastAsia="Times New Roman" w:hAnsi="Times New Roman" w:cs="Times New Roman"/>
          <w:color w:val="000000" w:themeColor="text1"/>
          <w:sz w:val="24"/>
          <w:szCs w:val="24"/>
          <w:lang w:val="en-US" w:eastAsia="ru-RU"/>
        </w:rPr>
        <w:sectPr w:rsidR="00EB3F9B" w:rsidSect="00937056">
          <w:headerReference w:type="default" r:id="rId8"/>
          <w:footerReference w:type="default" r:id="rId9"/>
          <w:pgSz w:w="11906" w:h="16838"/>
          <w:pgMar w:top="1134" w:right="850" w:bottom="1134" w:left="1701" w:header="708" w:footer="708" w:gutter="0"/>
          <w:cols w:space="708"/>
          <w:docGrid w:linePitch="360"/>
        </w:sectPr>
      </w:pPr>
      <w:r w:rsidRPr="00B260A7">
        <w:rPr>
          <w:rFonts w:ascii="Times New Roman" w:eastAsia="Times New Roman" w:hAnsi="Times New Roman" w:cs="Times New Roman"/>
          <w:color w:val="000000" w:themeColor="text1"/>
          <w:sz w:val="24"/>
          <w:szCs w:val="24"/>
          <w:lang w:val="en-US" w:eastAsia="ru-RU"/>
        </w:rPr>
        <w:t>Thus, the presence/absence of SARS-CoV-2 and/or remnants in wastewater treatment plant influent can determine the presence of infected individuals in a community and can be used as an epidemiological indicator, especially where community testing is not possible. The main aim of this study is to test the feasibility of applying the WBE and environmental water surveillance concept in Bangladesh as a tool that provides valuable additional information about the spread of the virus as a complement to health surveillance, and also as an early warning system for infection in a community providing a more sensitive and rapid indication of changes in infection rates before such effects become detectable by clinical health surveillance. Critically, this will provide decision support for officials determining the timing and severity of public health interventions to mitigate the overall spread of the disease. This study serves as a short-term, proof of concept study before the roll-out of national surveillance, and also involves preliminary testing, optimization, and validation of sampling and virus analysis methods, as well as results interpretation and reporting in the Bangladesh context.</w:t>
      </w:r>
    </w:p>
    <w:p w14:paraId="4B394B94"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p>
    <w:p w14:paraId="70153871"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INTRODUCTION</w:t>
      </w:r>
    </w:p>
    <w:p w14:paraId="7923326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6523E50" w14:textId="12880992"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The SARS-Cov-2 virus</w:t>
      </w:r>
    </w:p>
    <w:p w14:paraId="2C2D5E40" w14:textId="577D9595"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Coronaviruses (</w:t>
      </w:r>
      <w:proofErr w:type="spellStart"/>
      <w:r w:rsidRPr="00B260A7">
        <w:rPr>
          <w:rFonts w:ascii="Times New Roman" w:eastAsia="ArialMT" w:hAnsi="Times New Roman" w:cs="Times New Roman"/>
          <w:color w:val="000000" w:themeColor="text1"/>
          <w:sz w:val="24"/>
          <w:szCs w:val="24"/>
          <w:lang w:val="en-US"/>
        </w:rPr>
        <w:t>CoVs</w:t>
      </w:r>
      <w:proofErr w:type="spellEnd"/>
      <w:r w:rsidRPr="00B260A7">
        <w:rPr>
          <w:rFonts w:ascii="Times New Roman" w:eastAsia="ArialMT" w:hAnsi="Times New Roman" w:cs="Times New Roman"/>
          <w:color w:val="000000" w:themeColor="text1"/>
          <w:sz w:val="24"/>
          <w:szCs w:val="24"/>
          <w:lang w:val="en-US"/>
        </w:rPr>
        <w:t xml:space="preserve">) belong to the family of </w:t>
      </w:r>
      <w:proofErr w:type="spellStart"/>
      <w:r w:rsidRPr="00B260A7">
        <w:rPr>
          <w:rFonts w:ascii="Times New Roman" w:hAnsi="Times New Roman" w:cs="Times New Roman"/>
          <w:color w:val="000000" w:themeColor="text1"/>
          <w:sz w:val="24"/>
          <w:szCs w:val="24"/>
          <w:lang w:val="en-US"/>
        </w:rPr>
        <w:t>Coronaviridae</w:t>
      </w:r>
      <w:proofErr w:type="spellEnd"/>
      <w:r w:rsidRPr="00B260A7">
        <w:rPr>
          <w:rFonts w:ascii="Times New Roman" w:hAnsi="Times New Roman" w:cs="Times New Roman"/>
          <w:color w:val="000000" w:themeColor="text1"/>
          <w:sz w:val="24"/>
          <w:szCs w:val="24"/>
          <w:lang w:val="en-US"/>
        </w:rPr>
        <w:t xml:space="preserve"> </w:t>
      </w:r>
      <w:r w:rsidRPr="00B260A7">
        <w:rPr>
          <w:rFonts w:ascii="Times New Roman" w:eastAsia="ArialMT" w:hAnsi="Times New Roman" w:cs="Times New Roman"/>
          <w:color w:val="000000" w:themeColor="text1"/>
          <w:sz w:val="24"/>
          <w:szCs w:val="24"/>
          <w:lang w:val="en-US"/>
        </w:rPr>
        <w:t xml:space="preserve">and they are a large and diverse family of viruses. The name ‘corona’ comes from their round appearance and the spikes on their surface that can be likened to a solar corona (Figure 1-1(a)). Coronaviruses are enveloped, which means that there is a lipid membrane envelope around the surface of the virus, while ‘naked’ viruses do not have this. The lipid envelope makes coronaviruses more fragile than other viruses (1) and is hence relevant to understanding their environmental persistence and transmission and their susceptibility to inactivation by disinfection. The lipid structure holds the membrane (M), envelope (E), and spike (S) proteins together, with the spike protein protruding from the envelope (Figure 1-1(a)). Since the spike protein is responsible for the connection with the host cells in humans, the virus loses its infectivity if the lipid envelope is destroyed (Figure 1-1(b)) (1). </w:t>
      </w:r>
    </w:p>
    <w:p w14:paraId="6385994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7557B48" w14:textId="77777777" w:rsidR="00937056"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Their genome is made up of single-stranded RNA (Figure 1-1(a)), which makes them highly susceptible to UV disinfection. When screening for the virus in wastewater, scientists detect the genetic information that codes for the key proteins in its structure. Euro surveillance and Centers for Disease Control and Prevention have provided references listing commonly used primers for the detection of the SARS-CoV-2 virus. The Euro surveillance E primers target regions of RNA that code for the envelope (E), while the CDC N1 and N2 primers detect fragments of RNA that code for the nucleocapsid (N) protein (Figure 1-1(a)).</w:t>
      </w:r>
    </w:p>
    <w:p w14:paraId="46AAF969" w14:textId="77777777" w:rsidR="00EB3F9B" w:rsidRPr="00B260A7" w:rsidRDefault="00EB3F9B"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56727C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noProof/>
          <w:color w:val="000000" w:themeColor="text1"/>
          <w:sz w:val="24"/>
          <w:szCs w:val="24"/>
          <w:lang w:val="en-US"/>
        </w:rPr>
        <w:drawing>
          <wp:inline distT="0" distB="0" distL="0" distR="0" wp14:anchorId="74D6CE20" wp14:editId="6FAEA9C5">
            <wp:extent cx="5940425" cy="2508315"/>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508315"/>
                    </a:xfrm>
                    <a:prstGeom prst="rect">
                      <a:avLst/>
                    </a:prstGeom>
                    <a:noFill/>
                    <a:ln>
                      <a:noFill/>
                    </a:ln>
                  </pic:spPr>
                </pic:pic>
              </a:graphicData>
            </a:graphic>
          </wp:inline>
        </w:drawing>
      </w:r>
    </w:p>
    <w:p w14:paraId="76C74F2C" w14:textId="446CFEC6"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Fig 1</w:t>
      </w:r>
      <w:bookmarkStart w:id="0" w:name="_Hlk62993253"/>
      <w:r w:rsidRPr="00B260A7">
        <w:rPr>
          <w:rFonts w:ascii="Times New Roman" w:hAnsi="Times New Roman" w:cs="Times New Roman"/>
          <w:b/>
          <w:bCs/>
          <w:color w:val="000000" w:themeColor="text1"/>
          <w:sz w:val="24"/>
          <w:szCs w:val="24"/>
          <w:lang w:val="en-US"/>
        </w:rPr>
        <w:t xml:space="preserve">: SARS-CoV-2 key structure includes S, N, M, E and RNA </w:t>
      </w:r>
      <w:bookmarkEnd w:id="0"/>
      <w:r w:rsidRPr="00B260A7">
        <w:rPr>
          <w:rFonts w:ascii="Times New Roman" w:hAnsi="Times New Roman" w:cs="Times New Roman"/>
          <w:b/>
          <w:bCs/>
          <w:color w:val="000000" w:themeColor="text1"/>
          <w:sz w:val="24"/>
          <w:szCs w:val="24"/>
          <w:lang w:val="en-US"/>
        </w:rPr>
        <w:t>(a); incapacitation process (b)</w:t>
      </w:r>
      <w:r w:rsidR="00EB3F9B">
        <w:rPr>
          <w:rFonts w:ascii="Times New Roman" w:hAnsi="Times New Roman" w:cs="Times New Roman"/>
          <w:b/>
          <w:bCs/>
          <w:color w:val="000000" w:themeColor="text1"/>
          <w:sz w:val="24"/>
          <w:szCs w:val="24"/>
          <w:lang w:val="en-US"/>
        </w:rPr>
        <w:t xml:space="preserve"> </w:t>
      </w:r>
      <w:r w:rsidRPr="00B260A7">
        <w:rPr>
          <w:rFonts w:ascii="Times New Roman" w:hAnsi="Times New Roman" w:cs="Times New Roman"/>
          <w:b/>
          <w:bCs/>
          <w:color w:val="000000" w:themeColor="text1"/>
          <w:sz w:val="24"/>
          <w:szCs w:val="24"/>
          <w:lang w:val="en-US"/>
        </w:rPr>
        <w:t>and degradation (c). The subsequent analysis of SARS-CoV-2 RNA (typically after conversion to</w:t>
      </w:r>
    </w:p>
    <w:p w14:paraId="57354D95"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DNA) may follow RNA extraction from intact, incapacitated or degraded virus and combinations</w:t>
      </w:r>
    </w:p>
    <w:p w14:paraId="32EE3E0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lang w:val="en-US"/>
        </w:rPr>
        <w:t>There of (Hill et al., 2020) (31).</w:t>
      </w:r>
    </w:p>
    <w:p w14:paraId="78CF21EE" w14:textId="5DB36598"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Coronaviruses mostly infect animals, such as, bats, birds, and mammals, which act as an intermediate host reservoir. Human coronaviruses (</w:t>
      </w:r>
      <w:proofErr w:type="spellStart"/>
      <w:r w:rsidRPr="00B260A7">
        <w:rPr>
          <w:rFonts w:ascii="Times New Roman" w:eastAsia="ArialMT" w:hAnsi="Times New Roman" w:cs="Times New Roman"/>
          <w:color w:val="000000" w:themeColor="text1"/>
          <w:sz w:val="24"/>
          <w:szCs w:val="24"/>
          <w:lang w:val="en-US"/>
        </w:rPr>
        <w:t>HCoVs</w:t>
      </w:r>
      <w:proofErr w:type="spellEnd"/>
      <w:r w:rsidRPr="00B260A7">
        <w:rPr>
          <w:rFonts w:ascii="Times New Roman" w:eastAsia="ArialMT" w:hAnsi="Times New Roman" w:cs="Times New Roman"/>
          <w:color w:val="000000" w:themeColor="text1"/>
          <w:sz w:val="24"/>
          <w:szCs w:val="24"/>
          <w:lang w:val="en-US"/>
        </w:rPr>
        <w:t>) were first identified in the mid-1960s and so far, a total of seven have been reported to be capable of infecting humans. Four of them, the 29E (alpha coronavirus); NL63 (alpha coronavirus); OC43 (beta coronavirus), and HKU1 (beta coronavirus), cause mild to moderate disease, and may even go unnoticed. However, since the beginning of the 21st century, three more human coronaviruses have been identified and cause deadly pneumonia in humans (</w:t>
      </w:r>
      <w:r w:rsidR="00217569" w:rsidRPr="00B260A7">
        <w:rPr>
          <w:rFonts w:ascii="Times New Roman" w:eastAsia="ArialMT" w:hAnsi="Times New Roman" w:cs="Times New Roman"/>
          <w:color w:val="000000" w:themeColor="text1"/>
          <w:sz w:val="24"/>
          <w:szCs w:val="24"/>
          <w:lang w:val="en-US"/>
        </w:rPr>
        <w:t>1</w:t>
      </w:r>
      <w:r w:rsidRPr="00B260A7">
        <w:rPr>
          <w:rFonts w:ascii="Times New Roman" w:eastAsia="ArialMT" w:hAnsi="Times New Roman" w:cs="Times New Roman"/>
          <w:color w:val="000000" w:themeColor="text1"/>
          <w:sz w:val="24"/>
          <w:szCs w:val="24"/>
          <w:lang w:val="en-US"/>
        </w:rPr>
        <w:t xml:space="preserve">). These include Severe Acute Respiratory Syndrome (SARS-CoV-1), Middle-East Respiratory Syndrome (MERS), and now Severe Acute Respiratory Syndrome 2 (SARS-CoV-2). This </w:t>
      </w:r>
      <w:proofErr w:type="spellStart"/>
      <w:r w:rsidRPr="00B260A7">
        <w:rPr>
          <w:rFonts w:ascii="Times New Roman" w:eastAsia="ArialMT" w:hAnsi="Times New Roman" w:cs="Times New Roman"/>
          <w:color w:val="000000" w:themeColor="text1"/>
          <w:sz w:val="24"/>
          <w:szCs w:val="24"/>
          <w:lang w:val="en-US"/>
        </w:rPr>
        <w:t>CoV</w:t>
      </w:r>
      <w:proofErr w:type="spellEnd"/>
      <w:r w:rsidRPr="00B260A7">
        <w:rPr>
          <w:rFonts w:ascii="Times New Roman" w:eastAsia="ArialMT" w:hAnsi="Times New Roman" w:cs="Times New Roman"/>
          <w:color w:val="000000" w:themeColor="text1"/>
          <w:sz w:val="24"/>
          <w:szCs w:val="24"/>
          <w:lang w:val="en-US"/>
        </w:rPr>
        <w:t xml:space="preserve"> is the newest of the family of coronaviruses associated with human infections that are grouped into the beta-</w:t>
      </w:r>
      <w:proofErr w:type="spellStart"/>
      <w:r w:rsidRPr="00B260A7">
        <w:rPr>
          <w:rFonts w:ascii="Times New Roman" w:eastAsia="ArialMT" w:hAnsi="Times New Roman" w:cs="Times New Roman"/>
          <w:color w:val="000000" w:themeColor="text1"/>
          <w:sz w:val="24"/>
          <w:szCs w:val="24"/>
          <w:lang w:val="en-US"/>
        </w:rPr>
        <w:t>CoV</w:t>
      </w:r>
      <w:proofErr w:type="spellEnd"/>
      <w:r w:rsidRPr="00B260A7">
        <w:rPr>
          <w:rFonts w:ascii="Times New Roman" w:eastAsia="ArialMT" w:hAnsi="Times New Roman" w:cs="Times New Roman"/>
          <w:color w:val="000000" w:themeColor="text1"/>
          <w:sz w:val="24"/>
          <w:szCs w:val="24"/>
          <w:lang w:val="en-US"/>
        </w:rPr>
        <w:t xml:space="preserve"> genus, with 79% genetic similarity to SARS-CoV-1 (21).</w:t>
      </w:r>
    </w:p>
    <w:p w14:paraId="3D55A3E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97E3CF9" w14:textId="464D6CE2"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SARS-CoV-2 was revealed after testing of fluid from a patient’s lungs on 3 January 2020, following reports of several patients presenting with strange pneumonia in November and December 2019 in Wuhan Province, China. The first publications about this virus referred to it as the ‘novel coronavirus’, and the name 2019-nCoV was used to denote it. Since more has become known about the virus, it has been designated SARS-CoV-2 and is associated with the current pandemic of atypical pneumonia (the disease is designated as COVID-19). SARS-CoV-2 is transmitted from person-to-person via the respiratory system through sneezing, coughing and secretions, and by contact with contaminated surfaces (3).</w:t>
      </w:r>
    </w:p>
    <w:p w14:paraId="1AF5E4B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94CBF90"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color w:val="000000" w:themeColor="text1"/>
          <w:sz w:val="24"/>
          <w:szCs w:val="24"/>
          <w:shd w:val="clear" w:color="auto" w:fill="FFFFFF"/>
          <w:lang w:val="en-US"/>
        </w:rPr>
      </w:pPr>
    </w:p>
    <w:p w14:paraId="105DEAC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vanish/>
          <w:color w:val="000000" w:themeColor="text1"/>
          <w:sz w:val="24"/>
          <w:szCs w:val="24"/>
          <w:lang w:val="en-US"/>
        </w:rPr>
      </w:pPr>
    </w:p>
    <w:p w14:paraId="1414E5FA" w14:textId="29B22D4D" w:rsidR="00937056" w:rsidRPr="005472BC" w:rsidRDefault="00937056" w:rsidP="005472BC">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color w:val="000000" w:themeColor="text1"/>
          <w:sz w:val="24"/>
          <w:szCs w:val="24"/>
          <w:lang w:val="en-US"/>
        </w:rPr>
        <w:t>Bangladesh scores</w:t>
      </w:r>
      <w:r w:rsidR="00876481">
        <w:rPr>
          <w:color w:val="000000" w:themeColor="text1"/>
          <w:sz w:val="24"/>
          <w:szCs w:val="24"/>
          <w:lang w:val="en-US"/>
        </w:rPr>
        <w:t xml:space="preserve"> </w:t>
      </w:r>
      <w:r w:rsidR="009B4353">
        <w:rPr>
          <w:color w:val="000000" w:themeColor="text1"/>
          <w:sz w:val="24"/>
          <w:szCs w:val="24"/>
          <w:lang w:val="en-US"/>
        </w:rPr>
        <w:t xml:space="preserve">very </w:t>
      </w:r>
      <w:r w:rsidR="009B4353" w:rsidRPr="00B260A7">
        <w:rPr>
          <w:color w:val="000000" w:themeColor="text1"/>
          <w:sz w:val="24"/>
          <w:szCs w:val="24"/>
          <w:lang w:val="en-US"/>
        </w:rPr>
        <w:t>low</w:t>
      </w:r>
      <w:r w:rsidR="00D84840" w:rsidRPr="00D84840">
        <w:rPr>
          <w:rFonts w:ascii="Times New Roman" w:hAnsi="Times New Roman" w:cs="Times New Roman"/>
          <w:color w:val="000000" w:themeColor="text1"/>
          <w:sz w:val="24"/>
          <w:szCs w:val="24"/>
          <w:lang w:val="en-US"/>
        </w:rPr>
        <w:t xml:space="preserve"> </w:t>
      </w:r>
      <w:r w:rsidR="00876481">
        <w:rPr>
          <w:rFonts w:ascii="Times New Roman" w:hAnsi="Times New Roman" w:cs="Times New Roman"/>
          <w:color w:val="000000" w:themeColor="text1"/>
          <w:sz w:val="24"/>
          <w:szCs w:val="24"/>
          <w:lang w:val="en-US"/>
        </w:rPr>
        <w:t xml:space="preserve">in </w:t>
      </w:r>
      <w:r w:rsidR="00D84840">
        <w:rPr>
          <w:color w:val="000000" w:themeColor="text1"/>
          <w:sz w:val="24"/>
          <w:szCs w:val="24"/>
          <w:lang w:val="en-US"/>
        </w:rPr>
        <w:t>w</w:t>
      </w:r>
      <w:r w:rsidR="00D84840" w:rsidRPr="00B260A7">
        <w:rPr>
          <w:color w:val="000000" w:themeColor="text1"/>
          <w:sz w:val="24"/>
          <w:szCs w:val="24"/>
          <w:lang w:val="en-US"/>
        </w:rPr>
        <w:t>astewater Management:</w:t>
      </w:r>
    </w:p>
    <w:p w14:paraId="00C7589A" w14:textId="10DBF302" w:rsidR="00937056" w:rsidRPr="00B260A7" w:rsidRDefault="00937056" w:rsidP="00B260A7">
      <w:pPr>
        <w:pStyle w:val="Heading1"/>
        <w:spacing w:before="0" w:beforeAutospacing="0" w:after="225" w:afterAutospacing="0" w:line="276" w:lineRule="auto"/>
        <w:jc w:val="both"/>
        <w:rPr>
          <w:b w:val="0"/>
          <w:color w:val="000000" w:themeColor="text1"/>
          <w:sz w:val="24"/>
          <w:szCs w:val="24"/>
          <w:lang w:val="en-US"/>
        </w:rPr>
      </w:pPr>
      <w:r w:rsidRPr="00B260A7">
        <w:rPr>
          <w:b w:val="0"/>
          <w:color w:val="000000" w:themeColor="text1"/>
          <w:sz w:val="24"/>
          <w:szCs w:val="24"/>
          <w:lang w:val="en-US"/>
        </w:rPr>
        <w:t>Bangladesh is among the countries with the lowest level of wastewater treatment in the Asia Pacific region. Wastewater treatment and proper sanitation are the biggest problems for public health concern as well as for the environment. Moreover, treatment is rare with pipe connected areas with seldom practiced disinfection (</w:t>
      </w:r>
      <w:r w:rsidR="00217569" w:rsidRPr="00B260A7">
        <w:rPr>
          <w:b w:val="0"/>
          <w:color w:val="000000" w:themeColor="text1"/>
          <w:sz w:val="24"/>
          <w:szCs w:val="24"/>
          <w:lang w:val="en-US"/>
        </w:rPr>
        <w:t>4</w:t>
      </w:r>
      <w:r w:rsidRPr="00B260A7">
        <w:rPr>
          <w:b w:val="0"/>
          <w:color w:val="000000" w:themeColor="text1"/>
          <w:sz w:val="24"/>
          <w:szCs w:val="24"/>
          <w:lang w:val="en-US"/>
        </w:rPr>
        <w:t>). Bangladesh is one of those developing countries, where wastewater and proper sanitation are currently challenging for a low economy and high population density. In the last few years, there has been considerable change in awareness for sanitation and hygiene. Several local and international organizations are trying to mitigate the waste water-related issues. There has also been a significant decrease in death due to water-borne diseases. Around 11% of deaths by diarrhea have been associated with the use of untreated groundwater those linked with wastewater (</w:t>
      </w:r>
      <w:r w:rsidR="00217569" w:rsidRPr="00B260A7">
        <w:rPr>
          <w:b w:val="0"/>
          <w:color w:val="000000" w:themeColor="text1"/>
          <w:sz w:val="24"/>
          <w:szCs w:val="24"/>
          <w:lang w:val="en-US"/>
        </w:rPr>
        <w:t>5</w:t>
      </w:r>
      <w:r w:rsidRPr="00B260A7">
        <w:rPr>
          <w:b w:val="0"/>
          <w:color w:val="000000" w:themeColor="text1"/>
          <w:sz w:val="24"/>
          <w:szCs w:val="24"/>
          <w:lang w:val="en-US"/>
        </w:rPr>
        <w:t xml:space="preserve">). Contamination is more severe in areas with silt and clay layers. Besides, improper placement of latrines and discharge of untreated effluent in the surface water is causing more severe contamination. The condition of wastewater contamination is quite different in urban and rural areas. In urban areas, water scarcity is a major concern and mainly surface water is contaminated by the illegal effluent discharge into wastewater bodies. In rural areas, relatively more people have accessibility to wastewater sources. </w:t>
      </w:r>
    </w:p>
    <w:p w14:paraId="7A9EC8EF"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388F737C" w14:textId="3380A31D" w:rsidR="00937056" w:rsidRPr="00B260A7" w:rsidRDefault="00937056" w:rsidP="00B260A7">
      <w:pPr>
        <w:pStyle w:val="Heading2"/>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b/>
          <w:color w:val="000000" w:themeColor="text1"/>
          <w:sz w:val="24"/>
          <w:szCs w:val="24"/>
          <w:lang w:val="en-US"/>
        </w:rPr>
        <w:lastRenderedPageBreak/>
        <w:t>Wastewater-Based Epidemiology</w:t>
      </w:r>
    </w:p>
    <w:p w14:paraId="724E2865" w14:textId="7ED49628" w:rsidR="00937056" w:rsidRPr="00B260A7" w:rsidRDefault="00937056" w:rsidP="00B260A7">
      <w:pPr>
        <w:pStyle w:val="NormalWeb"/>
        <w:spacing w:before="0" w:beforeAutospacing="0" w:after="240" w:afterAutospacing="0" w:line="276" w:lineRule="auto"/>
        <w:jc w:val="both"/>
        <w:rPr>
          <w:color w:val="000000" w:themeColor="text1"/>
          <w:lang w:val="en-US"/>
        </w:rPr>
      </w:pPr>
      <w:r w:rsidRPr="00B260A7">
        <w:rPr>
          <w:color w:val="000000" w:themeColor="text1"/>
          <w:lang w:val="en-US"/>
        </w:rPr>
        <w:t>Wastewater-Based Epidemiology (WBE), which can be answered through the investigation and surveillance of selected indicators of community health and behavior, reflected in the composition of urban wastewater (Ref.). Sampling and analyzing the wastewater can reveal the presence of the SARS-CoV-2 genetic fingerprint in wastewater for a specific community. Clinical diagnostic tests for COVID-19 are insufficient for rapid and cost-effective monitoring of the incidence and another problem concerns the worldwide high demand of consumables (</w:t>
      </w:r>
      <w:proofErr w:type="gramStart"/>
      <w:r w:rsidRPr="00B260A7">
        <w:rPr>
          <w:color w:val="000000" w:themeColor="text1"/>
          <w:lang w:val="en-US"/>
        </w:rPr>
        <w:t>e.g.</w:t>
      </w:r>
      <w:proofErr w:type="gramEnd"/>
      <w:r w:rsidRPr="00B260A7">
        <w:rPr>
          <w:color w:val="000000" w:themeColor="text1"/>
          <w:lang w:val="en-US"/>
        </w:rPr>
        <w:t xml:space="preserve"> swabs, reagents) needed for the collection and screening of samples for COVID-19(</w:t>
      </w:r>
      <w:r w:rsidR="00217569" w:rsidRPr="00B260A7">
        <w:rPr>
          <w:color w:val="000000" w:themeColor="text1"/>
          <w:lang w:val="en-US"/>
        </w:rPr>
        <w:t>6</w:t>
      </w:r>
      <w:r w:rsidRPr="00B260A7">
        <w:rPr>
          <w:color w:val="000000" w:themeColor="text1"/>
          <w:lang w:val="en-US"/>
        </w:rPr>
        <w:t>). The fear of social stigma is also attached to the pandemic. For that COVID-19 diagnosis for how many people have the disease, turning to the sewer systems for a fast snapshot seems to be promising and a useful method to provide complementary and additional information to the clinical testing. Fecal signature for Covid-19 patients is very useful, helping track how and where the disease is spreading among the population. In many countries like Brazil and Israel, WBE has been used for decades to detect polio where the disease remains endemic (</w:t>
      </w:r>
      <w:r w:rsidR="00217569" w:rsidRPr="00B260A7">
        <w:rPr>
          <w:color w:val="000000" w:themeColor="text1"/>
          <w:lang w:val="en-US"/>
        </w:rPr>
        <w:t>7</w:t>
      </w:r>
      <w:r w:rsidRPr="00B260A7">
        <w:rPr>
          <w:color w:val="000000" w:themeColor="text1"/>
          <w:lang w:val="en-US"/>
        </w:rPr>
        <w:t xml:space="preserve">). More recently, efforts have been made to set up a surveillance system for other viruses via wastewater, such as the Zika virus, when Brazil first confirmed a novel febrile illness outbreak to WHO and the virus emerged as a cause of serious birth defect microcephaly and the Guillain-Barre </w:t>
      </w:r>
      <w:bookmarkStart w:id="1" w:name="bbib0015"/>
      <w:r w:rsidRPr="00B260A7">
        <w:rPr>
          <w:color w:val="000000" w:themeColor="text1"/>
          <w:lang w:val="en-US"/>
        </w:rPr>
        <w:t>syndrome neurological disorder (</w:t>
      </w:r>
      <w:bookmarkEnd w:id="1"/>
      <w:r w:rsidR="00217569" w:rsidRPr="00B260A7">
        <w:rPr>
          <w:rFonts w:eastAsiaTheme="majorEastAsia"/>
          <w:color w:val="000000" w:themeColor="text1"/>
          <w:lang w:val="en-US"/>
        </w:rPr>
        <w:t>8</w:t>
      </w:r>
      <w:r w:rsidRPr="00B260A7">
        <w:rPr>
          <w:color w:val="000000" w:themeColor="text1"/>
          <w:lang w:val="en-US"/>
        </w:rPr>
        <w:t>).</w:t>
      </w:r>
    </w:p>
    <w:p w14:paraId="3B70AE6A" w14:textId="51FCB603"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color w:val="000000" w:themeColor="text1"/>
          <w:lang w:val="en-US"/>
        </w:rPr>
        <w:t xml:space="preserve">Sewage is a source of information that can be used for public health observation and used as an instrument for refining public health response in the pandemic. Public health authorities could use this information to evaluate when and how to start scaling up or back quarantine-style policies and recommendations. WBE provides significant advantages to face obstacles faced by other commonly applied techniques, such as the reliable provision of </w:t>
      </w:r>
      <w:proofErr w:type="spellStart"/>
      <w:r w:rsidRPr="00B260A7">
        <w:rPr>
          <w:color w:val="000000" w:themeColor="text1"/>
          <w:lang w:val="en-US"/>
        </w:rPr>
        <w:t>Spatio</w:t>
      </w:r>
      <w:proofErr w:type="spellEnd"/>
      <w:r w:rsidRPr="00B260A7">
        <w:rPr>
          <w:color w:val="000000" w:themeColor="text1"/>
          <w:lang w:val="en-US"/>
        </w:rPr>
        <w:t xml:space="preserve">-temporal trends in human behavior and infection, near-real-time, and whole population data (Ref.). Sewer systems receive human excreta that contain viral particles shed by infected humans, regardless of their symptomatology status (symptomatic; asymptomatic [no symptoms]; </w:t>
      </w:r>
      <w:proofErr w:type="spellStart"/>
      <w:r w:rsidRPr="00B260A7">
        <w:rPr>
          <w:color w:val="000000" w:themeColor="text1"/>
          <w:lang w:val="en-US"/>
        </w:rPr>
        <w:t>paucisymptomatic</w:t>
      </w:r>
      <w:proofErr w:type="spellEnd"/>
      <w:r w:rsidRPr="00B260A7">
        <w:rPr>
          <w:color w:val="000000" w:themeColor="text1"/>
          <w:lang w:val="en-US"/>
        </w:rPr>
        <w:t xml:space="preserve"> or subclinical [mild symptoms]; and </w:t>
      </w:r>
      <w:proofErr w:type="spellStart"/>
      <w:r w:rsidRPr="00B260A7">
        <w:rPr>
          <w:color w:val="000000" w:themeColor="text1"/>
          <w:lang w:val="en-US"/>
        </w:rPr>
        <w:t>presymptomatic</w:t>
      </w:r>
      <w:proofErr w:type="spellEnd"/>
      <w:r w:rsidRPr="00B260A7">
        <w:rPr>
          <w:color w:val="000000" w:themeColor="text1"/>
          <w:lang w:val="en-US"/>
        </w:rPr>
        <w:t xml:space="preserve"> [no symptoms for the first few days before exhibiting COVID-19 symptoms]) (Ref.). Wastewater monitoring during air travel and cruises may provide information for the prevalence of SARS-CoV-2 infections among passengers, which can be spre</w:t>
      </w:r>
      <w:bookmarkStart w:id="2" w:name="bbib0020"/>
      <w:r w:rsidRPr="00B260A7">
        <w:rPr>
          <w:color w:val="000000" w:themeColor="text1"/>
          <w:lang w:val="en-US"/>
        </w:rPr>
        <w:t>ad in this way internationally (</w:t>
      </w:r>
      <w:bookmarkEnd w:id="2"/>
      <w:r w:rsidR="00217569" w:rsidRPr="00B260A7">
        <w:rPr>
          <w:color w:val="000000" w:themeColor="text1"/>
          <w:lang w:val="en-US"/>
        </w:rPr>
        <w:t>9</w:t>
      </w:r>
      <w:r w:rsidRPr="00B260A7">
        <w:rPr>
          <w:color w:val="000000" w:themeColor="text1"/>
          <w:lang w:val="en-US"/>
        </w:rPr>
        <w:t>). By using WBE, it is expected that </w:t>
      </w:r>
      <w:r w:rsidRPr="00B260A7">
        <w:rPr>
          <w:rStyle w:val="Emphasis"/>
          <w:bCs/>
          <w:color w:val="000000" w:themeColor="text1"/>
          <w:lang w:val="en-US"/>
        </w:rPr>
        <w:t>the collected samples from both the sewer lines and the wastewater treatment facilities will enable the tracing of viral outbreaks</w:t>
      </w:r>
      <w:r w:rsidRPr="00B260A7">
        <w:rPr>
          <w:color w:val="000000" w:themeColor="text1"/>
          <w:lang w:val="en-US"/>
        </w:rPr>
        <w:t xml:space="preserve">. </w:t>
      </w:r>
    </w:p>
    <w:p w14:paraId="6CDFFEEF" w14:textId="77777777" w:rsidR="00937056" w:rsidRPr="00B260A7" w:rsidRDefault="00937056" w:rsidP="00B260A7">
      <w:pPr>
        <w:pStyle w:val="NormalWeb"/>
        <w:spacing w:before="0" w:beforeAutospacing="0" w:after="0" w:afterAutospacing="0" w:line="276" w:lineRule="auto"/>
        <w:jc w:val="both"/>
        <w:rPr>
          <w:color w:val="000000" w:themeColor="text1"/>
          <w:lang w:val="en-US"/>
        </w:rPr>
      </w:pPr>
    </w:p>
    <w:p w14:paraId="6843FC46" w14:textId="3BB12000"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color w:val="000000" w:themeColor="text1"/>
          <w:lang w:val="en-US"/>
        </w:rPr>
        <w:t>WBE can also enable tracking the silent circulation of the virus due to the detection of low levels of the viral RNA before cases appear (</w:t>
      </w:r>
      <w:r w:rsidR="00217569" w:rsidRPr="00B260A7">
        <w:rPr>
          <w:color w:val="000000" w:themeColor="text1"/>
          <w:lang w:val="en-US"/>
        </w:rPr>
        <w:t>10</w:t>
      </w:r>
      <w:r w:rsidRPr="00B260A7">
        <w:rPr>
          <w:color w:val="000000" w:themeColor="text1"/>
          <w:lang w:val="en-US"/>
        </w:rPr>
        <w:t>).</w:t>
      </w:r>
      <w:bookmarkStart w:id="3" w:name="bbib0035"/>
      <w:r w:rsidRPr="00B260A7">
        <w:rPr>
          <w:color w:val="000000" w:themeColor="text1"/>
          <w:lang w:val="en-US"/>
        </w:rPr>
        <w:t xml:space="preserve"> Moreover, </w:t>
      </w:r>
      <w:r w:rsidRPr="00B260A7">
        <w:rPr>
          <w:rFonts w:eastAsia="ArialMT"/>
          <w:color w:val="000000" w:themeColor="text1"/>
          <w:lang w:val="en-US"/>
        </w:rPr>
        <w:t xml:space="preserve">Boulos &amp; Geraghty </w:t>
      </w:r>
      <w:r w:rsidRPr="00B260A7">
        <w:rPr>
          <w:color w:val="000000" w:themeColor="text1"/>
          <w:lang w:val="en-US"/>
        </w:rPr>
        <w:t>(</w:t>
      </w:r>
      <w:r w:rsidR="00217569" w:rsidRPr="00B260A7">
        <w:rPr>
          <w:color w:val="000000" w:themeColor="text1"/>
          <w:lang w:val="en-US"/>
        </w:rPr>
        <w:t>11</w:t>
      </w:r>
      <w:r w:rsidRPr="00B260A7">
        <w:rPr>
          <w:color w:val="000000" w:themeColor="text1"/>
          <w:lang w:val="en-US"/>
        </w:rPr>
        <w:t xml:space="preserve">) have shown the incidence of SARS-CoV-2 in wastewater since November 2019, before the recording of the first COVID-19 patients in Santa Catalina, Brazil. This finding indicates the shedding of the virus from </w:t>
      </w:r>
      <w:proofErr w:type="spellStart"/>
      <w:r w:rsidRPr="00B260A7">
        <w:rPr>
          <w:color w:val="000000" w:themeColor="text1"/>
          <w:lang w:val="en-US"/>
        </w:rPr>
        <w:t>paucisymptomatic</w:t>
      </w:r>
      <w:proofErr w:type="spellEnd"/>
      <w:r w:rsidRPr="00B260A7">
        <w:rPr>
          <w:color w:val="000000" w:themeColor="text1"/>
          <w:lang w:val="en-US"/>
        </w:rPr>
        <w:t xml:space="preserve"> and asymptomatic persons in the community, months before the reporting of the first cases by the national authorities (</w:t>
      </w:r>
      <w:bookmarkEnd w:id="3"/>
      <w:r w:rsidR="00217569" w:rsidRPr="00B260A7">
        <w:rPr>
          <w:color w:val="000000" w:themeColor="text1"/>
          <w:lang w:val="en-US"/>
        </w:rPr>
        <w:t>12</w:t>
      </w:r>
      <w:r w:rsidRPr="00B260A7">
        <w:rPr>
          <w:color w:val="000000" w:themeColor="text1"/>
          <w:lang w:val="en-US"/>
        </w:rPr>
        <w:t>).</w:t>
      </w:r>
      <w:r w:rsidRPr="00B260A7">
        <w:rPr>
          <w:rStyle w:val="Emphasis"/>
          <w:bCs/>
          <w:color w:val="000000" w:themeColor="text1"/>
          <w:lang w:val="en-US"/>
        </w:rPr>
        <w:t xml:space="preserve"> One important feature of WBE relies on the fact that it can detect variations in the viral strains via phylogenetic analysis</w:t>
      </w:r>
      <w:r w:rsidRPr="00B260A7">
        <w:rPr>
          <w:rStyle w:val="Emphasis"/>
          <w:bCs/>
          <w:iCs w:val="0"/>
          <w:color w:val="000000" w:themeColor="text1"/>
          <w:lang w:val="en-US"/>
        </w:rPr>
        <w:t>.</w:t>
      </w:r>
      <w:r w:rsidRPr="00B260A7">
        <w:rPr>
          <w:color w:val="000000" w:themeColor="text1"/>
          <w:lang w:val="en-US"/>
        </w:rPr>
        <w:t xml:space="preserve"> According to </w:t>
      </w:r>
      <w:proofErr w:type="spellStart"/>
      <w:r w:rsidRPr="00B260A7">
        <w:rPr>
          <w:color w:val="000000" w:themeColor="text1"/>
          <w:lang w:val="en-US"/>
        </w:rPr>
        <w:t>Nemudryi</w:t>
      </w:r>
      <w:proofErr w:type="spellEnd"/>
      <w:r w:rsidRPr="00B260A7">
        <w:rPr>
          <w:color w:val="000000" w:themeColor="text1"/>
          <w:lang w:val="en-US"/>
        </w:rPr>
        <w:t xml:space="preserve"> et al. (</w:t>
      </w:r>
      <w:r w:rsidR="00217569" w:rsidRPr="00B260A7">
        <w:rPr>
          <w:color w:val="000000" w:themeColor="text1"/>
          <w:lang w:val="en-US"/>
        </w:rPr>
        <w:t>13</w:t>
      </w:r>
      <w:r w:rsidRPr="00B260A7">
        <w:rPr>
          <w:color w:val="000000" w:themeColor="text1"/>
          <w:lang w:val="en-US"/>
        </w:rPr>
        <w:t xml:space="preserve">), the most prevalent strains of SARS-CoV-2 detected in the wastewater of Bozeman, Montana, were related to those previously observed in Europe (France and Iceland). Genome </w:t>
      </w:r>
      <w:r w:rsidRPr="00B260A7">
        <w:rPr>
          <w:color w:val="000000" w:themeColor="text1"/>
          <w:lang w:val="en-US"/>
        </w:rPr>
        <w:lastRenderedPageBreak/>
        <w:t xml:space="preserve">sequencing and phylogenetic analysis carried out by </w:t>
      </w:r>
      <w:r w:rsidRPr="00B260A7">
        <w:rPr>
          <w:rFonts w:eastAsia="ArialMT"/>
          <w:color w:val="000000" w:themeColor="text1"/>
          <w:lang w:val="en-US"/>
        </w:rPr>
        <w:t xml:space="preserve">Chan, J.F, and coworkers </w:t>
      </w:r>
      <w:r w:rsidRPr="00B260A7">
        <w:rPr>
          <w:color w:val="000000" w:themeColor="text1"/>
          <w:lang w:val="en-US"/>
        </w:rPr>
        <w:t>(</w:t>
      </w:r>
      <w:r w:rsidR="00217569" w:rsidRPr="00B260A7">
        <w:rPr>
          <w:color w:val="000000" w:themeColor="text1"/>
          <w:lang w:val="en-US"/>
        </w:rPr>
        <w:t>14</w:t>
      </w:r>
      <w:r w:rsidRPr="00B260A7">
        <w:rPr>
          <w:color w:val="000000" w:themeColor="text1"/>
          <w:lang w:val="en-US"/>
        </w:rPr>
        <w:t>), revealed similarities among the isolated viral strains with those found in Europe and the Lombardy region in northern Italy.</w:t>
      </w:r>
    </w:p>
    <w:p w14:paraId="13320789" w14:textId="77777777" w:rsidR="00937056" w:rsidRPr="00B260A7" w:rsidRDefault="00937056" w:rsidP="00B260A7">
      <w:pPr>
        <w:pStyle w:val="NormalWeb"/>
        <w:spacing w:before="0" w:beforeAutospacing="0" w:after="0" w:afterAutospacing="0" w:line="276" w:lineRule="auto"/>
        <w:jc w:val="both"/>
        <w:rPr>
          <w:rStyle w:val="Emphasis"/>
          <w:bCs/>
          <w:iCs w:val="0"/>
          <w:color w:val="000000" w:themeColor="text1"/>
          <w:lang w:val="en-US"/>
        </w:rPr>
      </w:pPr>
    </w:p>
    <w:p w14:paraId="0157E126" w14:textId="40F5378C"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rStyle w:val="Emphasis"/>
          <w:bCs/>
          <w:iCs w:val="0"/>
          <w:color w:val="000000" w:themeColor="text1"/>
          <w:lang w:val="en-US"/>
        </w:rPr>
        <w:t>WBE can also track seasonal fluctuations in viral concentrations in wastewater which indicate the epidemiological patterns in a community.</w:t>
      </w:r>
      <w:r w:rsidRPr="00B260A7">
        <w:rPr>
          <w:color w:val="000000" w:themeColor="text1"/>
          <w:lang w:val="en-US"/>
        </w:rPr>
        <w:t> </w:t>
      </w:r>
      <w:bookmarkStart w:id="4" w:name="bbib0050"/>
      <w:r w:rsidRPr="00B260A7">
        <w:rPr>
          <w:color w:val="000000" w:themeColor="text1"/>
          <w:lang w:val="en-US"/>
        </w:rPr>
        <w:t xml:space="preserve"> </w:t>
      </w:r>
      <w:proofErr w:type="spellStart"/>
      <w:r w:rsidRPr="00B260A7">
        <w:rPr>
          <w:color w:val="000000" w:themeColor="text1"/>
          <w:lang w:val="en-US"/>
        </w:rPr>
        <w:t>Nordgren</w:t>
      </w:r>
      <w:proofErr w:type="spellEnd"/>
      <w:r w:rsidRPr="00B260A7">
        <w:rPr>
          <w:color w:val="000000" w:themeColor="text1"/>
          <w:lang w:val="en-US"/>
        </w:rPr>
        <w:t xml:space="preserve"> et al. (</w:t>
      </w:r>
      <w:r w:rsidRPr="00B260A7">
        <w:rPr>
          <w:rFonts w:eastAsiaTheme="majorEastAsia"/>
          <w:color w:val="000000" w:themeColor="text1"/>
          <w:lang w:val="en-US"/>
        </w:rPr>
        <w:t>1</w:t>
      </w:r>
      <w:bookmarkEnd w:id="4"/>
      <w:r w:rsidR="00217569" w:rsidRPr="00B260A7">
        <w:rPr>
          <w:color w:val="000000" w:themeColor="text1"/>
          <w:lang w:val="en-US"/>
        </w:rPr>
        <w:t>5</w:t>
      </w:r>
      <w:r w:rsidRPr="00B260A7">
        <w:rPr>
          <w:color w:val="000000" w:themeColor="text1"/>
          <w:lang w:val="en-US"/>
        </w:rPr>
        <w:t xml:space="preserve">) reported seasonal variations of </w:t>
      </w:r>
      <w:proofErr w:type="gramStart"/>
      <w:r w:rsidRPr="00B260A7">
        <w:rPr>
          <w:color w:val="000000" w:themeColor="text1"/>
          <w:lang w:val="en-US"/>
        </w:rPr>
        <w:t>Nor</w:t>
      </w:r>
      <w:proofErr w:type="gramEnd"/>
      <w:r w:rsidRPr="00B260A7">
        <w:rPr>
          <w:color w:val="000000" w:themeColor="text1"/>
          <w:lang w:val="en-US"/>
        </w:rPr>
        <w:t xml:space="preserve"> viruses (Nov. GGI and Nov. GGII), with the highest concentration of these viruses being recorded during winter and summer, respectively. Anothe</w:t>
      </w:r>
      <w:bookmarkStart w:id="5" w:name="bbib0055"/>
      <w:r w:rsidRPr="00B260A7">
        <w:rPr>
          <w:color w:val="000000" w:themeColor="text1"/>
          <w:lang w:val="en-US"/>
        </w:rPr>
        <w:t>r study conducted by Li et al. (</w:t>
      </w:r>
      <w:r w:rsidRPr="00B260A7">
        <w:rPr>
          <w:rFonts w:eastAsiaTheme="majorEastAsia"/>
          <w:color w:val="000000" w:themeColor="text1"/>
          <w:lang w:val="en-US"/>
        </w:rPr>
        <w:t>1</w:t>
      </w:r>
      <w:bookmarkEnd w:id="5"/>
      <w:r w:rsidR="00217569" w:rsidRPr="00B260A7">
        <w:rPr>
          <w:color w:val="000000" w:themeColor="text1"/>
          <w:lang w:val="en-US"/>
        </w:rPr>
        <w:t>6</w:t>
      </w:r>
      <w:r w:rsidRPr="00B260A7">
        <w:rPr>
          <w:color w:val="000000" w:themeColor="text1"/>
          <w:lang w:val="en-US"/>
        </w:rPr>
        <w:t>) in China, has proved that the concentration levels of rotavirus were higher from November to March, corresponding to the clinical data of the virus reported in the countr</w:t>
      </w:r>
      <w:bookmarkStart w:id="6" w:name="bbib0060"/>
      <w:r w:rsidRPr="00B260A7">
        <w:rPr>
          <w:color w:val="000000" w:themeColor="text1"/>
          <w:lang w:val="en-US"/>
        </w:rPr>
        <w:t>y (</w:t>
      </w:r>
      <w:r w:rsidRPr="00B260A7">
        <w:rPr>
          <w:rFonts w:eastAsiaTheme="majorEastAsia"/>
          <w:color w:val="000000" w:themeColor="text1"/>
          <w:lang w:val="en-US"/>
        </w:rPr>
        <w:t>1</w:t>
      </w:r>
      <w:bookmarkEnd w:id="6"/>
      <w:r w:rsidR="00217569" w:rsidRPr="00B260A7">
        <w:rPr>
          <w:rFonts w:eastAsiaTheme="majorEastAsia"/>
          <w:color w:val="000000" w:themeColor="text1"/>
          <w:lang w:val="en-US"/>
        </w:rPr>
        <w:t>7</w:t>
      </w:r>
      <w:r w:rsidRPr="00B260A7">
        <w:rPr>
          <w:color w:val="000000" w:themeColor="text1"/>
          <w:lang w:val="en-US"/>
        </w:rPr>
        <w:t>). Since a correlation between the COVID-19</w:t>
      </w:r>
      <w:bookmarkStart w:id="7" w:name="bbib0070"/>
      <w:r w:rsidRPr="00B260A7">
        <w:rPr>
          <w:color w:val="000000" w:themeColor="text1"/>
          <w:lang w:val="en-US"/>
        </w:rPr>
        <w:t xml:space="preserve"> spread and temperature exists (</w:t>
      </w:r>
      <w:r w:rsidRPr="00B260A7">
        <w:rPr>
          <w:rFonts w:eastAsiaTheme="majorEastAsia"/>
          <w:color w:val="000000" w:themeColor="text1"/>
          <w:lang w:val="en-US"/>
        </w:rPr>
        <w:t>1</w:t>
      </w:r>
      <w:bookmarkEnd w:id="7"/>
      <w:r w:rsidR="00217569" w:rsidRPr="00B260A7">
        <w:rPr>
          <w:color w:val="000000" w:themeColor="text1"/>
          <w:lang w:val="en-US"/>
        </w:rPr>
        <w:t>8</w:t>
      </w:r>
      <w:r w:rsidRPr="00B260A7">
        <w:rPr>
          <w:color w:val="000000" w:themeColor="text1"/>
          <w:lang w:val="en-US"/>
        </w:rPr>
        <w:t>), it is predicted that seasonal variations of the viral genetic material will also occur in the sewage.</w:t>
      </w:r>
    </w:p>
    <w:p w14:paraId="23652222" w14:textId="7F791EF7" w:rsidR="00937056" w:rsidRPr="00B260A7" w:rsidRDefault="00937056" w:rsidP="00B260A7">
      <w:pPr>
        <w:pStyle w:val="NormalWeb"/>
        <w:spacing w:before="0" w:beforeAutospacing="0" w:after="240" w:afterAutospacing="0" w:line="276" w:lineRule="auto"/>
        <w:jc w:val="both"/>
        <w:rPr>
          <w:color w:val="000000" w:themeColor="text1"/>
          <w:lang w:val="en-US"/>
        </w:rPr>
      </w:pPr>
      <w:r w:rsidRPr="00B260A7">
        <w:rPr>
          <w:color w:val="000000" w:themeColor="text1"/>
          <w:lang w:val="en-US"/>
        </w:rPr>
        <w:t>WBE field is in early stages and the position of the scientific community is still unclear, especially methodology for the isolation, detection, and quantification of the virus genetic material in the wastewater. Hence, storage condition, RNA extraction, and concentration procedures for sewage samples have been reviewed from various research papers and standard methods have been optimized for the present study.</w:t>
      </w:r>
    </w:p>
    <w:p w14:paraId="79DB3616" w14:textId="77777777" w:rsidR="00937056" w:rsidRDefault="00937056" w:rsidP="00B260A7">
      <w:pPr>
        <w:autoSpaceDE w:val="0"/>
        <w:autoSpaceDN w:val="0"/>
        <w:adjustRightInd w:val="0"/>
        <w:spacing w:after="0"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b/>
          <w:color w:val="000000" w:themeColor="text1"/>
          <w:sz w:val="24"/>
          <w:szCs w:val="24"/>
          <w:lang w:val="en-US"/>
        </w:rPr>
        <w:t>Evidence for the presence of SARS-CoV-2 in wastewater</w:t>
      </w:r>
    </w:p>
    <w:p w14:paraId="0CDA98B7" w14:textId="5D262771" w:rsidR="009B4353" w:rsidRPr="005472BC" w:rsidRDefault="009B4353"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5472BC">
        <w:rPr>
          <w:rFonts w:ascii="Times New Roman" w:hAnsi="Times New Roman" w:cs="Times New Roman"/>
          <w:color w:val="000000" w:themeColor="text1"/>
          <w:sz w:val="24"/>
          <w:szCs w:val="24"/>
          <w:lang w:val="en-US"/>
        </w:rPr>
        <w:t>Like other parts of the world in Bangladesh we detected Covid-19 genetic material</w:t>
      </w:r>
      <w:r>
        <w:rPr>
          <w:rFonts w:ascii="Times New Roman" w:hAnsi="Times New Roman" w:cs="Times New Roman"/>
          <w:color w:val="000000" w:themeColor="text1"/>
          <w:sz w:val="24"/>
          <w:szCs w:val="24"/>
          <w:lang w:val="en-US"/>
        </w:rPr>
        <w:t>s</w:t>
      </w:r>
      <w:r w:rsidRPr="005472BC">
        <w:rPr>
          <w:rFonts w:ascii="Times New Roman" w:hAnsi="Times New Roman" w:cs="Times New Roman"/>
          <w:color w:val="000000" w:themeColor="text1"/>
          <w:sz w:val="24"/>
          <w:szCs w:val="24"/>
          <w:lang w:val="en-US"/>
        </w:rPr>
        <w:t xml:space="preserve"> from Noakhali Isolation Center </w:t>
      </w:r>
      <w:r>
        <w:rPr>
          <w:rFonts w:ascii="Times New Roman" w:hAnsi="Times New Roman" w:cs="Times New Roman"/>
          <w:color w:val="000000" w:themeColor="text1"/>
          <w:sz w:val="24"/>
          <w:szCs w:val="24"/>
          <w:lang w:val="en-US"/>
        </w:rPr>
        <w:t>Wastewater</w:t>
      </w:r>
      <w:r w:rsidRPr="005472BC">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from </w:t>
      </w:r>
      <w:r w:rsidRPr="005472BC">
        <w:rPr>
          <w:rFonts w:ascii="Times New Roman" w:hAnsi="Times New Roman" w:cs="Times New Roman"/>
          <w:color w:val="000000" w:themeColor="text1"/>
          <w:sz w:val="24"/>
          <w:szCs w:val="24"/>
          <w:lang w:val="en-US"/>
        </w:rPr>
        <w:t>10</w:t>
      </w:r>
      <w:r w:rsidRPr="005472BC">
        <w:rPr>
          <w:rFonts w:ascii="Times New Roman" w:hAnsi="Times New Roman" w:cs="Times New Roman"/>
          <w:color w:val="000000" w:themeColor="text1"/>
          <w:sz w:val="24"/>
          <w:szCs w:val="24"/>
          <w:vertAlign w:val="superscript"/>
          <w:lang w:val="en-US"/>
        </w:rPr>
        <w:t>th</w:t>
      </w:r>
      <w:r w:rsidRPr="005472BC">
        <w:rPr>
          <w:rFonts w:ascii="Times New Roman" w:hAnsi="Times New Roman" w:cs="Times New Roman"/>
          <w:color w:val="000000" w:themeColor="text1"/>
          <w:sz w:val="24"/>
          <w:szCs w:val="24"/>
          <w:lang w:val="en-US"/>
        </w:rPr>
        <w:t xml:space="preserve"> July to 29</w:t>
      </w:r>
      <w:r w:rsidRPr="005472BC">
        <w:rPr>
          <w:rFonts w:ascii="Times New Roman" w:hAnsi="Times New Roman" w:cs="Times New Roman"/>
          <w:color w:val="000000" w:themeColor="text1"/>
          <w:sz w:val="24"/>
          <w:szCs w:val="24"/>
          <w:vertAlign w:val="superscript"/>
          <w:lang w:val="en-US"/>
        </w:rPr>
        <w:t>th</w:t>
      </w:r>
      <w:r w:rsidRPr="005472BC">
        <w:rPr>
          <w:rFonts w:ascii="Times New Roman" w:hAnsi="Times New Roman" w:cs="Times New Roman"/>
          <w:color w:val="000000" w:themeColor="text1"/>
          <w:sz w:val="24"/>
          <w:szCs w:val="24"/>
          <w:lang w:val="en-US"/>
        </w:rPr>
        <w:t xml:space="preserve"> August</w:t>
      </w:r>
      <w:r>
        <w:rPr>
          <w:rFonts w:ascii="Times New Roman" w:hAnsi="Times New Roman" w:cs="Times New Roman"/>
          <w:color w:val="000000" w:themeColor="text1"/>
          <w:sz w:val="24"/>
          <w:szCs w:val="24"/>
          <w:lang w:val="en-US"/>
        </w:rPr>
        <w:t>.</w:t>
      </w:r>
    </w:p>
    <w:p w14:paraId="69B6D71F" w14:textId="546B58EA"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First detections of </w:t>
      </w:r>
      <w:proofErr w:type="spellStart"/>
      <w:r w:rsidRPr="00B260A7">
        <w:rPr>
          <w:rFonts w:ascii="Times New Roman" w:hAnsi="Times New Roman" w:cs="Times New Roman"/>
          <w:color w:val="000000" w:themeColor="text1"/>
          <w:sz w:val="24"/>
          <w:szCs w:val="24"/>
          <w:lang w:val="en-US"/>
        </w:rPr>
        <w:t>CoVs</w:t>
      </w:r>
      <w:proofErr w:type="spellEnd"/>
      <w:r w:rsidRPr="00B260A7">
        <w:rPr>
          <w:rFonts w:ascii="Times New Roman" w:hAnsi="Times New Roman" w:cs="Times New Roman"/>
          <w:color w:val="000000" w:themeColor="text1"/>
          <w:sz w:val="24"/>
          <w:szCs w:val="24"/>
          <w:lang w:val="en-US"/>
        </w:rPr>
        <w:t xml:space="preserve"> in wastewater were achieved in 2013 (</w:t>
      </w:r>
      <w:r w:rsidR="00217569" w:rsidRPr="00B260A7">
        <w:rPr>
          <w:rFonts w:ascii="Times New Roman" w:hAnsi="Times New Roman" w:cs="Times New Roman"/>
          <w:color w:val="000000" w:themeColor="text1"/>
          <w:sz w:val="24"/>
          <w:szCs w:val="24"/>
          <w:lang w:val="en-US"/>
        </w:rPr>
        <w:t>20</w:t>
      </w:r>
      <w:r w:rsidRPr="00B260A7">
        <w:rPr>
          <w:rFonts w:ascii="Times New Roman" w:hAnsi="Times New Roman" w:cs="Times New Roman"/>
          <w:color w:val="000000" w:themeColor="text1"/>
          <w:sz w:val="24"/>
          <w:szCs w:val="24"/>
          <w:lang w:val="en-US"/>
        </w:rPr>
        <w:t xml:space="preserve">). In the same year, a viral metagenomic investigation allowing for untargeted molecular analysis of the whole viral community identified the </w:t>
      </w:r>
      <w:proofErr w:type="spellStart"/>
      <w:r w:rsidRPr="00B260A7">
        <w:rPr>
          <w:rFonts w:ascii="Times New Roman" w:hAnsi="Times New Roman" w:cs="Times New Roman"/>
          <w:color w:val="000000" w:themeColor="text1"/>
          <w:sz w:val="24"/>
          <w:szCs w:val="24"/>
          <w:lang w:val="en-US"/>
        </w:rPr>
        <w:t>CoV</w:t>
      </w:r>
      <w:proofErr w:type="spellEnd"/>
      <w:r w:rsidRPr="00B260A7">
        <w:rPr>
          <w:rFonts w:ascii="Times New Roman" w:hAnsi="Times New Roman" w:cs="Times New Roman"/>
          <w:color w:val="000000" w:themeColor="text1"/>
          <w:sz w:val="24"/>
          <w:szCs w:val="24"/>
          <w:lang w:val="en-US"/>
        </w:rPr>
        <w:t xml:space="preserve"> HKU1 genome (a ‘common cold’ </w:t>
      </w:r>
      <w:proofErr w:type="spellStart"/>
      <w:r w:rsidRPr="00B260A7">
        <w:rPr>
          <w:rFonts w:ascii="Times New Roman" w:hAnsi="Times New Roman" w:cs="Times New Roman"/>
          <w:color w:val="000000" w:themeColor="text1"/>
          <w:sz w:val="24"/>
          <w:szCs w:val="24"/>
          <w:lang w:val="en-US"/>
        </w:rPr>
        <w:t>CoV</w:t>
      </w:r>
      <w:proofErr w:type="spellEnd"/>
      <w:r w:rsidRPr="00B260A7">
        <w:rPr>
          <w:rFonts w:ascii="Times New Roman" w:hAnsi="Times New Roman" w:cs="Times New Roman"/>
          <w:color w:val="000000" w:themeColor="text1"/>
          <w:sz w:val="24"/>
          <w:szCs w:val="24"/>
          <w:lang w:val="en-US"/>
        </w:rPr>
        <w:t>) in sewage sludge (</w:t>
      </w:r>
      <w:r w:rsidR="00217569" w:rsidRPr="00B260A7">
        <w:rPr>
          <w:rFonts w:ascii="Times New Roman" w:hAnsi="Times New Roman" w:cs="Times New Roman"/>
          <w:color w:val="000000" w:themeColor="text1"/>
          <w:sz w:val="24"/>
          <w:szCs w:val="24"/>
          <w:lang w:val="en-US"/>
        </w:rPr>
        <w:t>21</w:t>
      </w:r>
      <w:r w:rsidRPr="00B260A7">
        <w:rPr>
          <w:rFonts w:ascii="Times New Roman" w:hAnsi="Times New Roman" w:cs="Times New Roman"/>
          <w:color w:val="000000" w:themeColor="text1"/>
          <w:sz w:val="24"/>
          <w:szCs w:val="24"/>
          <w:lang w:val="en-US"/>
        </w:rPr>
        <w:t xml:space="preserve">), providing evidence for </w:t>
      </w:r>
      <w:proofErr w:type="spellStart"/>
      <w:r w:rsidRPr="00B260A7">
        <w:rPr>
          <w:rFonts w:ascii="Times New Roman" w:hAnsi="Times New Roman" w:cs="Times New Roman"/>
          <w:color w:val="000000" w:themeColor="text1"/>
          <w:sz w:val="24"/>
          <w:szCs w:val="24"/>
          <w:lang w:val="en-US"/>
        </w:rPr>
        <w:t>CoV</w:t>
      </w:r>
      <w:proofErr w:type="spellEnd"/>
      <w:r w:rsidRPr="00B260A7">
        <w:rPr>
          <w:rFonts w:ascii="Times New Roman" w:hAnsi="Times New Roman" w:cs="Times New Roman"/>
          <w:color w:val="000000" w:themeColor="text1"/>
          <w:sz w:val="24"/>
          <w:szCs w:val="24"/>
          <w:lang w:val="en-US"/>
        </w:rPr>
        <w:t xml:space="preserve"> presence in wastewater. A recent study reported the molecular detection of animal </w:t>
      </w:r>
      <w:proofErr w:type="spellStart"/>
      <w:r w:rsidRPr="00B260A7">
        <w:rPr>
          <w:rFonts w:ascii="Times New Roman" w:hAnsi="Times New Roman" w:cs="Times New Roman"/>
          <w:color w:val="000000" w:themeColor="text1"/>
          <w:sz w:val="24"/>
          <w:szCs w:val="24"/>
          <w:lang w:val="en-US"/>
        </w:rPr>
        <w:t>CoV</w:t>
      </w:r>
      <w:proofErr w:type="spellEnd"/>
      <w:r w:rsidRPr="00B260A7">
        <w:rPr>
          <w:rFonts w:ascii="Times New Roman" w:hAnsi="Times New Roman" w:cs="Times New Roman"/>
          <w:color w:val="000000" w:themeColor="text1"/>
          <w:sz w:val="24"/>
          <w:szCs w:val="24"/>
          <w:lang w:val="en-US"/>
        </w:rPr>
        <w:t xml:space="preserve"> belonging to the genus Alpha coronavirus in surface-water in Saudi Arabia (</w:t>
      </w:r>
      <w:r w:rsidR="00217569" w:rsidRPr="00B260A7">
        <w:rPr>
          <w:rFonts w:ascii="Times New Roman" w:hAnsi="Times New Roman" w:cs="Times New Roman"/>
          <w:color w:val="000000" w:themeColor="text1"/>
          <w:sz w:val="24"/>
          <w:szCs w:val="24"/>
          <w:lang w:val="en-US"/>
        </w:rPr>
        <w:t>22</w:t>
      </w:r>
      <w:r w:rsidRPr="00B260A7">
        <w:rPr>
          <w:rFonts w:ascii="Times New Roman" w:hAnsi="Times New Roman" w:cs="Times New Roman"/>
          <w:color w:val="000000" w:themeColor="text1"/>
          <w:sz w:val="24"/>
          <w:szCs w:val="24"/>
          <w:lang w:val="en-US"/>
        </w:rPr>
        <w:t>). During the SARS eruption in 2004 in China, SARS-</w:t>
      </w:r>
      <w:proofErr w:type="spellStart"/>
      <w:r w:rsidRPr="00B260A7">
        <w:rPr>
          <w:rFonts w:ascii="Times New Roman" w:hAnsi="Times New Roman" w:cs="Times New Roman"/>
          <w:color w:val="000000" w:themeColor="text1"/>
          <w:sz w:val="24"/>
          <w:szCs w:val="24"/>
          <w:lang w:val="en-US"/>
        </w:rPr>
        <w:t>CoV</w:t>
      </w:r>
      <w:proofErr w:type="spellEnd"/>
      <w:r w:rsidRPr="00B260A7">
        <w:rPr>
          <w:rFonts w:ascii="Times New Roman" w:hAnsi="Times New Roman" w:cs="Times New Roman"/>
          <w:color w:val="000000" w:themeColor="text1"/>
          <w:sz w:val="24"/>
          <w:szCs w:val="24"/>
          <w:lang w:val="en-US"/>
        </w:rPr>
        <w:t xml:space="preserve"> RNA was detected in 100% (10/10) of untreated and 30% (3/10) of disinfected wastewater samples collected from a hospital in Beijing, China receiving SARS patients (2</w:t>
      </w:r>
      <w:r w:rsidR="00217569" w:rsidRPr="00B260A7">
        <w:rPr>
          <w:rFonts w:ascii="Times New Roman" w:hAnsi="Times New Roman" w:cs="Times New Roman"/>
          <w:color w:val="000000" w:themeColor="text1"/>
          <w:sz w:val="24"/>
          <w:szCs w:val="24"/>
          <w:lang w:val="en-US"/>
        </w:rPr>
        <w:t>3</w:t>
      </w:r>
      <w:r w:rsidRPr="00B260A7">
        <w:rPr>
          <w:rFonts w:ascii="Times New Roman" w:hAnsi="Times New Roman" w:cs="Times New Roman"/>
          <w:color w:val="000000" w:themeColor="text1"/>
          <w:sz w:val="24"/>
          <w:szCs w:val="24"/>
          <w:lang w:val="en-US"/>
        </w:rPr>
        <w:t>). There have been early reports of the molecular detection of SARS-CoV-2 in wastewater in the Netherlands, USA, France, and Australia (</w:t>
      </w:r>
      <w:r w:rsidR="00217569" w:rsidRPr="00B260A7">
        <w:rPr>
          <w:rFonts w:ascii="Times New Roman" w:hAnsi="Times New Roman" w:cs="Times New Roman"/>
          <w:color w:val="000000" w:themeColor="text1"/>
          <w:sz w:val="24"/>
          <w:szCs w:val="24"/>
          <w:lang w:val="en-US"/>
        </w:rPr>
        <w:t>2</w:t>
      </w:r>
      <w:r w:rsidRPr="00B260A7">
        <w:rPr>
          <w:rFonts w:ascii="Times New Roman" w:hAnsi="Times New Roman" w:cs="Times New Roman"/>
          <w:color w:val="000000" w:themeColor="text1"/>
          <w:sz w:val="24"/>
          <w:szCs w:val="24"/>
          <w:lang w:val="en-US"/>
        </w:rPr>
        <w:t>4). These studies reported the detection of SARS-CoV-2 RNA in untreated wastewater with maximum concentrations over 10</w:t>
      </w:r>
      <w:r w:rsidRPr="00B260A7">
        <w:rPr>
          <w:rFonts w:ascii="Times New Roman" w:hAnsi="Times New Roman" w:cs="Times New Roman"/>
          <w:color w:val="000000" w:themeColor="text1"/>
          <w:sz w:val="24"/>
          <w:szCs w:val="24"/>
          <w:vertAlign w:val="superscript"/>
          <w:lang w:val="en-US"/>
        </w:rPr>
        <w:t xml:space="preserve">6 </w:t>
      </w:r>
      <w:r w:rsidRPr="00B260A7">
        <w:rPr>
          <w:rFonts w:ascii="Times New Roman" w:hAnsi="Times New Roman" w:cs="Times New Roman"/>
          <w:color w:val="000000" w:themeColor="text1"/>
          <w:sz w:val="24"/>
          <w:szCs w:val="24"/>
          <w:lang w:val="en-US"/>
        </w:rPr>
        <w:t>copies per liter. The study in France detected SARS-CoV-2 RNA in treated wastewater as well, with concentrations of up to nearly 10</w:t>
      </w:r>
      <w:r w:rsidRPr="00B260A7">
        <w:rPr>
          <w:rFonts w:ascii="Times New Roman" w:hAnsi="Times New Roman" w:cs="Times New Roman"/>
          <w:color w:val="000000" w:themeColor="text1"/>
          <w:sz w:val="24"/>
          <w:szCs w:val="24"/>
          <w:vertAlign w:val="superscript"/>
          <w:lang w:val="en-US"/>
        </w:rPr>
        <w:t>5</w:t>
      </w:r>
      <w:r w:rsidRPr="00B260A7">
        <w:rPr>
          <w:rFonts w:ascii="Times New Roman" w:hAnsi="Times New Roman" w:cs="Times New Roman"/>
          <w:color w:val="000000" w:themeColor="text1"/>
          <w:sz w:val="24"/>
          <w:szCs w:val="24"/>
          <w:lang w:val="en-US"/>
        </w:rPr>
        <w:t xml:space="preserve"> copies per liter (35). Details of these reports on molecular detection of SARS-CoV-2 RNA in wastewater are summarized in Table 1. </w:t>
      </w:r>
    </w:p>
    <w:tbl>
      <w:tblPr>
        <w:tblStyle w:val="TableGrid"/>
        <w:tblW w:w="9990" w:type="dxa"/>
        <w:tblLayout w:type="fixed"/>
        <w:tblLook w:val="04A0" w:firstRow="1" w:lastRow="0" w:firstColumn="1" w:lastColumn="0" w:noHBand="0" w:noVBand="1"/>
      </w:tblPr>
      <w:tblGrid>
        <w:gridCol w:w="1526"/>
        <w:gridCol w:w="2791"/>
        <w:gridCol w:w="1438"/>
        <w:gridCol w:w="1714"/>
        <w:gridCol w:w="2521"/>
      </w:tblGrid>
      <w:tr w:rsidR="00937056" w:rsidRPr="00B260A7" w14:paraId="1FB14E12"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2667C2DD"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rPr>
            </w:pPr>
            <w:r w:rsidRPr="00B260A7">
              <w:rPr>
                <w:rFonts w:ascii="Times New Roman" w:hAnsi="Times New Roman" w:cs="Times New Roman"/>
                <w:b/>
                <w:color w:val="000000" w:themeColor="text1"/>
                <w:sz w:val="24"/>
                <w:szCs w:val="24"/>
              </w:rPr>
              <w:t>Country</w:t>
            </w:r>
          </w:p>
        </w:tc>
        <w:tc>
          <w:tcPr>
            <w:tcW w:w="2791" w:type="dxa"/>
            <w:tcBorders>
              <w:top w:val="single" w:sz="4" w:space="0" w:color="auto"/>
              <w:left w:val="single" w:sz="4" w:space="0" w:color="auto"/>
              <w:bottom w:val="single" w:sz="4" w:space="0" w:color="auto"/>
              <w:right w:val="single" w:sz="4" w:space="0" w:color="auto"/>
            </w:tcBorders>
            <w:hideMark/>
          </w:tcPr>
          <w:p w14:paraId="75AB62C3"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rPr>
            </w:pPr>
            <w:r w:rsidRPr="00B260A7">
              <w:rPr>
                <w:rFonts w:ascii="Times New Roman" w:hAnsi="Times New Roman" w:cs="Times New Roman"/>
                <w:b/>
                <w:color w:val="000000" w:themeColor="text1"/>
                <w:sz w:val="24"/>
                <w:szCs w:val="24"/>
              </w:rPr>
              <w:t>Period of Examination</w:t>
            </w:r>
          </w:p>
        </w:tc>
        <w:tc>
          <w:tcPr>
            <w:tcW w:w="1438" w:type="dxa"/>
            <w:tcBorders>
              <w:top w:val="single" w:sz="4" w:space="0" w:color="auto"/>
              <w:left w:val="single" w:sz="4" w:space="0" w:color="auto"/>
              <w:bottom w:val="single" w:sz="4" w:space="0" w:color="auto"/>
              <w:right w:val="single" w:sz="4" w:space="0" w:color="auto"/>
            </w:tcBorders>
            <w:hideMark/>
          </w:tcPr>
          <w:p w14:paraId="4AF8C1CF"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b/>
                <w:color w:val="000000" w:themeColor="text1"/>
                <w:sz w:val="24"/>
                <w:szCs w:val="24"/>
                <w:lang w:val="en-US"/>
              </w:rPr>
              <w:t>Positive sample from total samples.</w:t>
            </w:r>
          </w:p>
        </w:tc>
        <w:tc>
          <w:tcPr>
            <w:tcW w:w="1714" w:type="dxa"/>
            <w:tcBorders>
              <w:top w:val="single" w:sz="4" w:space="0" w:color="auto"/>
              <w:left w:val="single" w:sz="4" w:space="0" w:color="auto"/>
              <w:bottom w:val="single" w:sz="4" w:space="0" w:color="auto"/>
              <w:right w:val="single" w:sz="4" w:space="0" w:color="auto"/>
            </w:tcBorders>
            <w:hideMark/>
          </w:tcPr>
          <w:p w14:paraId="442FFC7D"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rPr>
            </w:pPr>
            <w:r w:rsidRPr="00B260A7">
              <w:rPr>
                <w:rFonts w:ascii="Times New Roman" w:hAnsi="Times New Roman" w:cs="Times New Roman"/>
                <w:b/>
                <w:color w:val="000000" w:themeColor="text1"/>
                <w:sz w:val="24"/>
                <w:szCs w:val="24"/>
              </w:rPr>
              <w:t>Ct value</w:t>
            </w:r>
          </w:p>
        </w:tc>
        <w:tc>
          <w:tcPr>
            <w:tcW w:w="2521" w:type="dxa"/>
            <w:tcBorders>
              <w:top w:val="single" w:sz="4" w:space="0" w:color="auto"/>
              <w:left w:val="single" w:sz="4" w:space="0" w:color="auto"/>
              <w:bottom w:val="single" w:sz="4" w:space="0" w:color="auto"/>
              <w:right w:val="single" w:sz="4" w:space="0" w:color="auto"/>
            </w:tcBorders>
            <w:hideMark/>
          </w:tcPr>
          <w:p w14:paraId="7FF61C86"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rPr>
            </w:pPr>
            <w:r w:rsidRPr="00B260A7">
              <w:rPr>
                <w:rFonts w:ascii="Times New Roman" w:hAnsi="Times New Roman" w:cs="Times New Roman"/>
                <w:b/>
                <w:color w:val="000000" w:themeColor="text1"/>
                <w:sz w:val="24"/>
                <w:szCs w:val="24"/>
              </w:rPr>
              <w:t>Reference</w:t>
            </w:r>
          </w:p>
        </w:tc>
      </w:tr>
      <w:tr w:rsidR="00937056" w:rsidRPr="00B260A7" w14:paraId="0386FCD1"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700CD916"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Italy</w:t>
            </w:r>
          </w:p>
        </w:tc>
        <w:tc>
          <w:tcPr>
            <w:tcW w:w="2791" w:type="dxa"/>
            <w:tcBorders>
              <w:top w:val="single" w:sz="4" w:space="0" w:color="auto"/>
              <w:left w:val="single" w:sz="4" w:space="0" w:color="auto"/>
              <w:bottom w:val="single" w:sz="4" w:space="0" w:color="auto"/>
              <w:right w:val="single" w:sz="4" w:space="0" w:color="auto"/>
            </w:tcBorders>
            <w:hideMark/>
          </w:tcPr>
          <w:p w14:paraId="37F104F3"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14/04/2020 - 22/04/2020</w:t>
            </w:r>
          </w:p>
        </w:tc>
        <w:tc>
          <w:tcPr>
            <w:tcW w:w="1438" w:type="dxa"/>
            <w:tcBorders>
              <w:top w:val="single" w:sz="4" w:space="0" w:color="auto"/>
              <w:left w:val="single" w:sz="4" w:space="0" w:color="auto"/>
              <w:bottom w:val="single" w:sz="4" w:space="0" w:color="auto"/>
              <w:right w:val="single" w:sz="4" w:space="0" w:color="auto"/>
            </w:tcBorders>
            <w:hideMark/>
          </w:tcPr>
          <w:p w14:paraId="34579DBE"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4(12)</w:t>
            </w:r>
          </w:p>
        </w:tc>
        <w:tc>
          <w:tcPr>
            <w:tcW w:w="1714" w:type="dxa"/>
            <w:tcBorders>
              <w:top w:val="single" w:sz="4" w:space="0" w:color="auto"/>
              <w:left w:val="single" w:sz="4" w:space="0" w:color="auto"/>
              <w:bottom w:val="single" w:sz="4" w:space="0" w:color="auto"/>
              <w:right w:val="single" w:sz="4" w:space="0" w:color="auto"/>
            </w:tcBorders>
            <w:hideMark/>
          </w:tcPr>
          <w:p w14:paraId="204B5618"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t>
            </w:r>
          </w:p>
        </w:tc>
        <w:tc>
          <w:tcPr>
            <w:tcW w:w="2521" w:type="dxa"/>
            <w:tcBorders>
              <w:top w:val="single" w:sz="4" w:space="0" w:color="auto"/>
              <w:left w:val="single" w:sz="4" w:space="0" w:color="auto"/>
              <w:bottom w:val="single" w:sz="4" w:space="0" w:color="auto"/>
              <w:right w:val="single" w:sz="4" w:space="0" w:color="auto"/>
            </w:tcBorders>
            <w:hideMark/>
          </w:tcPr>
          <w:p w14:paraId="0532A8EB" w14:textId="2317A528" w:rsidR="00937056" w:rsidRPr="00B260A7" w:rsidRDefault="00217569"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(25</w:t>
            </w:r>
            <w:r w:rsidR="00937056" w:rsidRPr="00B260A7">
              <w:rPr>
                <w:rFonts w:ascii="Times New Roman" w:hAnsi="Times New Roman" w:cs="Times New Roman"/>
                <w:color w:val="000000" w:themeColor="text1"/>
                <w:sz w:val="24"/>
                <w:szCs w:val="24"/>
                <w:lang w:val="en-US"/>
              </w:rPr>
              <w:t>)</w:t>
            </w:r>
          </w:p>
        </w:tc>
      </w:tr>
      <w:tr w:rsidR="00937056" w:rsidRPr="00B260A7" w14:paraId="26B4EE47"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6C9D8F4D"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Spain</w:t>
            </w:r>
          </w:p>
        </w:tc>
        <w:tc>
          <w:tcPr>
            <w:tcW w:w="2791" w:type="dxa"/>
            <w:tcBorders>
              <w:top w:val="single" w:sz="4" w:space="0" w:color="auto"/>
              <w:left w:val="single" w:sz="4" w:space="0" w:color="auto"/>
              <w:bottom w:val="single" w:sz="4" w:space="0" w:color="auto"/>
              <w:right w:val="single" w:sz="4" w:space="0" w:color="auto"/>
            </w:tcBorders>
            <w:hideMark/>
          </w:tcPr>
          <w:p w14:paraId="738F71B5"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06/04/2020 - 21/04/2020</w:t>
            </w:r>
          </w:p>
        </w:tc>
        <w:tc>
          <w:tcPr>
            <w:tcW w:w="1438" w:type="dxa"/>
            <w:tcBorders>
              <w:top w:val="single" w:sz="4" w:space="0" w:color="auto"/>
              <w:left w:val="single" w:sz="4" w:space="0" w:color="auto"/>
              <w:bottom w:val="single" w:sz="4" w:space="0" w:color="auto"/>
              <w:right w:val="single" w:sz="4" w:space="0" w:color="auto"/>
            </w:tcBorders>
            <w:hideMark/>
          </w:tcPr>
          <w:p w14:paraId="610A2CF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7(7)</w:t>
            </w:r>
          </w:p>
        </w:tc>
        <w:tc>
          <w:tcPr>
            <w:tcW w:w="1714" w:type="dxa"/>
            <w:tcBorders>
              <w:top w:val="single" w:sz="4" w:space="0" w:color="auto"/>
              <w:left w:val="single" w:sz="4" w:space="0" w:color="auto"/>
              <w:bottom w:val="single" w:sz="4" w:space="0" w:color="auto"/>
              <w:right w:val="single" w:sz="4" w:space="0" w:color="auto"/>
            </w:tcBorders>
            <w:hideMark/>
          </w:tcPr>
          <w:p w14:paraId="5E6B84C0"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33.61 – 39.60</w:t>
            </w:r>
          </w:p>
        </w:tc>
        <w:tc>
          <w:tcPr>
            <w:tcW w:w="2521" w:type="dxa"/>
            <w:tcBorders>
              <w:top w:val="single" w:sz="4" w:space="0" w:color="auto"/>
              <w:left w:val="single" w:sz="4" w:space="0" w:color="auto"/>
              <w:bottom w:val="single" w:sz="4" w:space="0" w:color="auto"/>
              <w:right w:val="single" w:sz="4" w:space="0" w:color="auto"/>
            </w:tcBorders>
            <w:hideMark/>
          </w:tcPr>
          <w:p w14:paraId="5DD09A1B" w14:textId="5D27A46E"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w:t>
            </w:r>
            <w:r w:rsidR="00217569" w:rsidRPr="00B260A7">
              <w:rPr>
                <w:rFonts w:ascii="Times New Roman" w:hAnsi="Times New Roman" w:cs="Times New Roman"/>
                <w:color w:val="000000" w:themeColor="text1"/>
                <w:sz w:val="24"/>
                <w:szCs w:val="24"/>
                <w:lang w:val="en-US"/>
              </w:rPr>
              <w:t>2</w:t>
            </w:r>
            <w:r w:rsidRPr="00B260A7">
              <w:rPr>
                <w:rFonts w:ascii="Times New Roman" w:hAnsi="Times New Roman" w:cs="Times New Roman"/>
                <w:color w:val="000000" w:themeColor="text1"/>
                <w:sz w:val="24"/>
                <w:szCs w:val="24"/>
                <w:lang w:val="en-US"/>
              </w:rPr>
              <w:t>7)</w:t>
            </w:r>
          </w:p>
        </w:tc>
      </w:tr>
      <w:tr w:rsidR="00937056" w:rsidRPr="00B260A7" w14:paraId="42F879E2"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0625E5ED"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Turkey</w:t>
            </w:r>
          </w:p>
        </w:tc>
        <w:tc>
          <w:tcPr>
            <w:tcW w:w="2791" w:type="dxa"/>
            <w:tcBorders>
              <w:top w:val="single" w:sz="4" w:space="0" w:color="auto"/>
              <w:left w:val="single" w:sz="4" w:space="0" w:color="auto"/>
              <w:bottom w:val="single" w:sz="4" w:space="0" w:color="auto"/>
              <w:right w:val="single" w:sz="4" w:space="0" w:color="auto"/>
            </w:tcBorders>
            <w:hideMark/>
          </w:tcPr>
          <w:p w14:paraId="76F25730"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21/04/2020-25/04/2020</w:t>
            </w:r>
          </w:p>
        </w:tc>
        <w:tc>
          <w:tcPr>
            <w:tcW w:w="1438" w:type="dxa"/>
            <w:tcBorders>
              <w:top w:val="single" w:sz="4" w:space="0" w:color="auto"/>
              <w:left w:val="single" w:sz="4" w:space="0" w:color="auto"/>
              <w:bottom w:val="single" w:sz="4" w:space="0" w:color="auto"/>
              <w:right w:val="single" w:sz="4" w:space="0" w:color="auto"/>
            </w:tcBorders>
            <w:hideMark/>
          </w:tcPr>
          <w:p w14:paraId="4A07BF1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7(9)</w:t>
            </w:r>
          </w:p>
        </w:tc>
        <w:tc>
          <w:tcPr>
            <w:tcW w:w="1714" w:type="dxa"/>
            <w:tcBorders>
              <w:top w:val="single" w:sz="4" w:space="0" w:color="auto"/>
              <w:left w:val="single" w:sz="4" w:space="0" w:color="auto"/>
              <w:bottom w:val="single" w:sz="4" w:space="0" w:color="auto"/>
              <w:right w:val="single" w:sz="4" w:space="0" w:color="auto"/>
            </w:tcBorders>
            <w:hideMark/>
          </w:tcPr>
          <w:p w14:paraId="263A38CF"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34.67 – 39.54</w:t>
            </w:r>
          </w:p>
        </w:tc>
        <w:tc>
          <w:tcPr>
            <w:tcW w:w="2521" w:type="dxa"/>
            <w:tcBorders>
              <w:top w:val="single" w:sz="4" w:space="0" w:color="auto"/>
              <w:left w:val="single" w:sz="4" w:space="0" w:color="auto"/>
              <w:bottom w:val="single" w:sz="4" w:space="0" w:color="auto"/>
              <w:right w:val="single" w:sz="4" w:space="0" w:color="auto"/>
            </w:tcBorders>
            <w:hideMark/>
          </w:tcPr>
          <w:p w14:paraId="22A22F2C" w14:textId="1503DF5F" w:rsidR="00937056" w:rsidRPr="00B260A7" w:rsidRDefault="00217569"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(2</w:t>
            </w:r>
            <w:r w:rsidR="00937056" w:rsidRPr="00B260A7">
              <w:rPr>
                <w:rFonts w:ascii="Times New Roman" w:hAnsi="Times New Roman" w:cs="Times New Roman"/>
                <w:color w:val="000000" w:themeColor="text1"/>
                <w:sz w:val="24"/>
                <w:szCs w:val="24"/>
                <w:lang w:val="en-US"/>
              </w:rPr>
              <w:t>8)</w:t>
            </w:r>
          </w:p>
        </w:tc>
      </w:tr>
      <w:tr w:rsidR="00937056" w:rsidRPr="00B260A7" w14:paraId="15CCDA4E"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5168B73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Netherlands</w:t>
            </w:r>
          </w:p>
        </w:tc>
        <w:tc>
          <w:tcPr>
            <w:tcW w:w="2791" w:type="dxa"/>
            <w:tcBorders>
              <w:top w:val="single" w:sz="4" w:space="0" w:color="auto"/>
              <w:left w:val="single" w:sz="4" w:space="0" w:color="auto"/>
              <w:bottom w:val="single" w:sz="4" w:space="0" w:color="auto"/>
              <w:right w:val="single" w:sz="4" w:space="0" w:color="auto"/>
            </w:tcBorders>
            <w:hideMark/>
          </w:tcPr>
          <w:p w14:paraId="39493981"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05/02/2020 - 16/03/2020</w:t>
            </w:r>
          </w:p>
        </w:tc>
        <w:tc>
          <w:tcPr>
            <w:tcW w:w="1438" w:type="dxa"/>
            <w:tcBorders>
              <w:top w:val="single" w:sz="4" w:space="0" w:color="auto"/>
              <w:left w:val="single" w:sz="4" w:space="0" w:color="auto"/>
              <w:bottom w:val="single" w:sz="4" w:space="0" w:color="auto"/>
              <w:right w:val="single" w:sz="4" w:space="0" w:color="auto"/>
            </w:tcBorders>
            <w:hideMark/>
          </w:tcPr>
          <w:p w14:paraId="492FEE1E"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10(24)</w:t>
            </w:r>
          </w:p>
        </w:tc>
        <w:tc>
          <w:tcPr>
            <w:tcW w:w="1714" w:type="dxa"/>
            <w:tcBorders>
              <w:top w:val="single" w:sz="4" w:space="0" w:color="auto"/>
              <w:left w:val="single" w:sz="4" w:space="0" w:color="auto"/>
              <w:bottom w:val="single" w:sz="4" w:space="0" w:color="auto"/>
              <w:right w:val="single" w:sz="4" w:space="0" w:color="auto"/>
            </w:tcBorders>
            <w:hideMark/>
          </w:tcPr>
          <w:p w14:paraId="4ECED016"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t>
            </w:r>
          </w:p>
        </w:tc>
        <w:tc>
          <w:tcPr>
            <w:tcW w:w="2521" w:type="dxa"/>
            <w:tcBorders>
              <w:top w:val="single" w:sz="4" w:space="0" w:color="auto"/>
              <w:left w:val="single" w:sz="4" w:space="0" w:color="auto"/>
              <w:bottom w:val="single" w:sz="4" w:space="0" w:color="auto"/>
              <w:right w:val="single" w:sz="4" w:space="0" w:color="auto"/>
            </w:tcBorders>
            <w:hideMark/>
          </w:tcPr>
          <w:p w14:paraId="6F11B800" w14:textId="63B64D14" w:rsidR="00937056" w:rsidRPr="00B260A7" w:rsidRDefault="00217569"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lang w:val="en-US"/>
              </w:rPr>
              <w:t>(2</w:t>
            </w:r>
            <w:r w:rsidR="00937056" w:rsidRPr="00B260A7">
              <w:rPr>
                <w:rFonts w:ascii="Times New Roman" w:hAnsi="Times New Roman" w:cs="Times New Roman"/>
                <w:color w:val="000000" w:themeColor="text1"/>
                <w:sz w:val="24"/>
                <w:szCs w:val="24"/>
                <w:lang w:val="en-US"/>
              </w:rPr>
              <w:t>4)</w:t>
            </w:r>
          </w:p>
        </w:tc>
      </w:tr>
      <w:tr w:rsidR="00937056" w:rsidRPr="00B260A7" w14:paraId="44C64CF6"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6EDF910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lastRenderedPageBreak/>
              <w:t>France</w:t>
            </w:r>
          </w:p>
        </w:tc>
        <w:tc>
          <w:tcPr>
            <w:tcW w:w="2791" w:type="dxa"/>
            <w:tcBorders>
              <w:top w:val="single" w:sz="4" w:space="0" w:color="auto"/>
              <w:left w:val="single" w:sz="4" w:space="0" w:color="auto"/>
              <w:bottom w:val="single" w:sz="4" w:space="0" w:color="auto"/>
              <w:right w:val="single" w:sz="4" w:space="0" w:color="auto"/>
            </w:tcBorders>
            <w:hideMark/>
          </w:tcPr>
          <w:p w14:paraId="11CB268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05/03/2020 - 23/04/2020</w:t>
            </w:r>
          </w:p>
        </w:tc>
        <w:tc>
          <w:tcPr>
            <w:tcW w:w="1438" w:type="dxa"/>
            <w:tcBorders>
              <w:top w:val="single" w:sz="4" w:space="0" w:color="auto"/>
              <w:left w:val="single" w:sz="4" w:space="0" w:color="auto"/>
              <w:bottom w:val="single" w:sz="4" w:space="0" w:color="auto"/>
              <w:right w:val="single" w:sz="4" w:space="0" w:color="auto"/>
            </w:tcBorders>
            <w:hideMark/>
          </w:tcPr>
          <w:p w14:paraId="39914456"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100 % of samples</w:t>
            </w:r>
          </w:p>
        </w:tc>
        <w:tc>
          <w:tcPr>
            <w:tcW w:w="1714" w:type="dxa"/>
            <w:tcBorders>
              <w:top w:val="single" w:sz="4" w:space="0" w:color="auto"/>
              <w:left w:val="single" w:sz="4" w:space="0" w:color="auto"/>
              <w:bottom w:val="single" w:sz="4" w:space="0" w:color="auto"/>
              <w:right w:val="single" w:sz="4" w:space="0" w:color="auto"/>
            </w:tcBorders>
            <w:hideMark/>
          </w:tcPr>
          <w:p w14:paraId="14F75B6E"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t>
            </w:r>
          </w:p>
        </w:tc>
        <w:tc>
          <w:tcPr>
            <w:tcW w:w="2521" w:type="dxa"/>
            <w:tcBorders>
              <w:top w:val="single" w:sz="4" w:space="0" w:color="auto"/>
              <w:left w:val="single" w:sz="4" w:space="0" w:color="auto"/>
              <w:bottom w:val="single" w:sz="4" w:space="0" w:color="auto"/>
              <w:right w:val="single" w:sz="4" w:space="0" w:color="auto"/>
            </w:tcBorders>
            <w:hideMark/>
          </w:tcPr>
          <w:p w14:paraId="707B49AC" w14:textId="1EA8001C"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t>
            </w:r>
            <w:r w:rsidR="00217569" w:rsidRPr="00B260A7">
              <w:rPr>
                <w:rFonts w:ascii="Times New Roman" w:hAnsi="Times New Roman" w:cs="Times New Roman"/>
                <w:color w:val="000000" w:themeColor="text1"/>
                <w:sz w:val="24"/>
                <w:szCs w:val="24"/>
                <w:lang w:val="en-US"/>
              </w:rPr>
              <w:t>2</w:t>
            </w:r>
            <w:r w:rsidRPr="00B260A7">
              <w:rPr>
                <w:rFonts w:ascii="Times New Roman" w:hAnsi="Times New Roman" w:cs="Times New Roman"/>
                <w:color w:val="000000" w:themeColor="text1"/>
                <w:sz w:val="24"/>
                <w:szCs w:val="24"/>
              </w:rPr>
              <w:t>3)</w:t>
            </w:r>
          </w:p>
        </w:tc>
      </w:tr>
      <w:tr w:rsidR="00937056" w:rsidRPr="00B260A7" w14:paraId="2DC978D2"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06834E6A"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Australia</w:t>
            </w:r>
          </w:p>
        </w:tc>
        <w:tc>
          <w:tcPr>
            <w:tcW w:w="2791" w:type="dxa"/>
            <w:tcBorders>
              <w:top w:val="single" w:sz="4" w:space="0" w:color="auto"/>
              <w:left w:val="single" w:sz="4" w:space="0" w:color="auto"/>
              <w:bottom w:val="single" w:sz="4" w:space="0" w:color="auto"/>
              <w:right w:val="single" w:sz="4" w:space="0" w:color="auto"/>
            </w:tcBorders>
            <w:hideMark/>
          </w:tcPr>
          <w:p w14:paraId="7663F233"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20/03/2020-01/04/2020</w:t>
            </w:r>
          </w:p>
        </w:tc>
        <w:tc>
          <w:tcPr>
            <w:tcW w:w="1438" w:type="dxa"/>
            <w:tcBorders>
              <w:top w:val="single" w:sz="4" w:space="0" w:color="auto"/>
              <w:left w:val="single" w:sz="4" w:space="0" w:color="auto"/>
              <w:bottom w:val="single" w:sz="4" w:space="0" w:color="auto"/>
              <w:right w:val="single" w:sz="4" w:space="0" w:color="auto"/>
            </w:tcBorders>
            <w:hideMark/>
          </w:tcPr>
          <w:p w14:paraId="734F897B"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2(9)</w:t>
            </w:r>
          </w:p>
        </w:tc>
        <w:tc>
          <w:tcPr>
            <w:tcW w:w="1714" w:type="dxa"/>
            <w:tcBorders>
              <w:top w:val="single" w:sz="4" w:space="0" w:color="auto"/>
              <w:left w:val="single" w:sz="4" w:space="0" w:color="auto"/>
              <w:bottom w:val="single" w:sz="4" w:space="0" w:color="auto"/>
              <w:right w:val="single" w:sz="4" w:space="0" w:color="auto"/>
            </w:tcBorders>
            <w:hideMark/>
          </w:tcPr>
          <w:p w14:paraId="4D5A36BC"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37.5 - 39</w:t>
            </w:r>
          </w:p>
        </w:tc>
        <w:tc>
          <w:tcPr>
            <w:tcW w:w="2521" w:type="dxa"/>
            <w:tcBorders>
              <w:top w:val="single" w:sz="4" w:space="0" w:color="auto"/>
              <w:left w:val="single" w:sz="4" w:space="0" w:color="auto"/>
              <w:bottom w:val="single" w:sz="4" w:space="0" w:color="auto"/>
              <w:right w:val="single" w:sz="4" w:space="0" w:color="auto"/>
            </w:tcBorders>
            <w:hideMark/>
          </w:tcPr>
          <w:p w14:paraId="18F2984D"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t>
            </w:r>
            <w:r w:rsidRPr="00B260A7">
              <w:rPr>
                <w:rFonts w:ascii="Times New Roman" w:hAnsi="Times New Roman" w:cs="Times New Roman"/>
                <w:color w:val="000000" w:themeColor="text1"/>
                <w:sz w:val="24"/>
                <w:szCs w:val="24"/>
                <w:lang w:val="en-US"/>
              </w:rPr>
              <w:t>4</w:t>
            </w:r>
            <w:r w:rsidRPr="00B260A7">
              <w:rPr>
                <w:rFonts w:ascii="Times New Roman" w:hAnsi="Times New Roman" w:cs="Times New Roman"/>
                <w:color w:val="000000" w:themeColor="text1"/>
                <w:sz w:val="24"/>
                <w:szCs w:val="24"/>
              </w:rPr>
              <w:t>)</w:t>
            </w:r>
          </w:p>
        </w:tc>
      </w:tr>
      <w:tr w:rsidR="00937056" w:rsidRPr="00B260A7" w14:paraId="1F51B76E"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252CE8A2"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The U.S.A.</w:t>
            </w:r>
          </w:p>
        </w:tc>
        <w:tc>
          <w:tcPr>
            <w:tcW w:w="2791" w:type="dxa"/>
            <w:tcBorders>
              <w:top w:val="single" w:sz="4" w:space="0" w:color="auto"/>
              <w:left w:val="single" w:sz="4" w:space="0" w:color="auto"/>
              <w:bottom w:val="single" w:sz="4" w:space="0" w:color="auto"/>
              <w:right w:val="single" w:sz="4" w:space="0" w:color="auto"/>
            </w:tcBorders>
            <w:hideMark/>
          </w:tcPr>
          <w:p w14:paraId="46E5483F"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08/01/2020 - 25/03/2020</w:t>
            </w:r>
          </w:p>
        </w:tc>
        <w:tc>
          <w:tcPr>
            <w:tcW w:w="1438" w:type="dxa"/>
            <w:tcBorders>
              <w:top w:val="single" w:sz="4" w:space="0" w:color="auto"/>
              <w:left w:val="single" w:sz="4" w:space="0" w:color="auto"/>
              <w:bottom w:val="single" w:sz="4" w:space="0" w:color="auto"/>
              <w:right w:val="single" w:sz="4" w:space="0" w:color="auto"/>
            </w:tcBorders>
            <w:hideMark/>
          </w:tcPr>
          <w:p w14:paraId="651177F8"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10(12)</w:t>
            </w:r>
          </w:p>
        </w:tc>
        <w:tc>
          <w:tcPr>
            <w:tcW w:w="1714" w:type="dxa"/>
            <w:tcBorders>
              <w:top w:val="single" w:sz="4" w:space="0" w:color="auto"/>
              <w:left w:val="single" w:sz="4" w:space="0" w:color="auto"/>
              <w:bottom w:val="single" w:sz="4" w:space="0" w:color="auto"/>
              <w:right w:val="single" w:sz="4" w:space="0" w:color="auto"/>
            </w:tcBorders>
            <w:hideMark/>
          </w:tcPr>
          <w:p w14:paraId="6A345230"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33.87 - 38.39</w:t>
            </w:r>
          </w:p>
        </w:tc>
        <w:tc>
          <w:tcPr>
            <w:tcW w:w="2521" w:type="dxa"/>
            <w:tcBorders>
              <w:top w:val="single" w:sz="4" w:space="0" w:color="auto"/>
              <w:left w:val="single" w:sz="4" w:space="0" w:color="auto"/>
              <w:bottom w:val="single" w:sz="4" w:space="0" w:color="auto"/>
              <w:right w:val="single" w:sz="4" w:space="0" w:color="auto"/>
            </w:tcBorders>
            <w:hideMark/>
          </w:tcPr>
          <w:p w14:paraId="7441E742"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(13)</w:t>
            </w:r>
          </w:p>
        </w:tc>
      </w:tr>
      <w:tr w:rsidR="00937056" w:rsidRPr="00B260A7" w14:paraId="26263897"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1CF6B288"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India</w:t>
            </w:r>
          </w:p>
        </w:tc>
        <w:tc>
          <w:tcPr>
            <w:tcW w:w="2791" w:type="dxa"/>
            <w:tcBorders>
              <w:top w:val="single" w:sz="4" w:space="0" w:color="auto"/>
              <w:left w:val="single" w:sz="4" w:space="0" w:color="auto"/>
              <w:bottom w:val="single" w:sz="4" w:space="0" w:color="auto"/>
              <w:right w:val="single" w:sz="4" w:space="0" w:color="auto"/>
            </w:tcBorders>
            <w:hideMark/>
          </w:tcPr>
          <w:p w14:paraId="3F2BCE6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04/05/2020 - 12/06/2020</w:t>
            </w:r>
          </w:p>
        </w:tc>
        <w:tc>
          <w:tcPr>
            <w:tcW w:w="1438" w:type="dxa"/>
            <w:tcBorders>
              <w:top w:val="single" w:sz="4" w:space="0" w:color="auto"/>
              <w:left w:val="single" w:sz="4" w:space="0" w:color="auto"/>
              <w:bottom w:val="single" w:sz="4" w:space="0" w:color="auto"/>
              <w:right w:val="single" w:sz="4" w:space="0" w:color="auto"/>
            </w:tcBorders>
            <w:hideMark/>
          </w:tcPr>
          <w:p w14:paraId="0E99BB02"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6(17)</w:t>
            </w:r>
          </w:p>
        </w:tc>
        <w:tc>
          <w:tcPr>
            <w:tcW w:w="1714" w:type="dxa"/>
            <w:tcBorders>
              <w:top w:val="single" w:sz="4" w:space="0" w:color="auto"/>
              <w:left w:val="single" w:sz="4" w:space="0" w:color="auto"/>
              <w:bottom w:val="single" w:sz="4" w:space="0" w:color="auto"/>
              <w:right w:val="single" w:sz="4" w:space="0" w:color="auto"/>
            </w:tcBorders>
            <w:hideMark/>
          </w:tcPr>
          <w:p w14:paraId="3AA7E5B0"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5.19 – 37.52</w:t>
            </w:r>
          </w:p>
        </w:tc>
        <w:tc>
          <w:tcPr>
            <w:tcW w:w="2521" w:type="dxa"/>
            <w:tcBorders>
              <w:top w:val="single" w:sz="4" w:space="0" w:color="auto"/>
              <w:left w:val="single" w:sz="4" w:space="0" w:color="auto"/>
              <w:bottom w:val="single" w:sz="4" w:space="0" w:color="auto"/>
              <w:right w:val="single" w:sz="4" w:space="0" w:color="auto"/>
            </w:tcBorders>
            <w:hideMark/>
          </w:tcPr>
          <w:p w14:paraId="56235FFC"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(25)</w:t>
            </w:r>
          </w:p>
        </w:tc>
      </w:tr>
      <w:tr w:rsidR="00937056" w:rsidRPr="00B260A7" w14:paraId="627A13E0" w14:textId="77777777" w:rsidTr="00937056">
        <w:tc>
          <w:tcPr>
            <w:tcW w:w="1526" w:type="dxa"/>
            <w:tcBorders>
              <w:top w:val="single" w:sz="4" w:space="0" w:color="auto"/>
              <w:left w:val="single" w:sz="4" w:space="0" w:color="auto"/>
              <w:bottom w:val="single" w:sz="4" w:space="0" w:color="auto"/>
              <w:right w:val="single" w:sz="4" w:space="0" w:color="auto"/>
            </w:tcBorders>
            <w:hideMark/>
          </w:tcPr>
          <w:p w14:paraId="2355BDDE"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Israel</w:t>
            </w:r>
          </w:p>
        </w:tc>
        <w:tc>
          <w:tcPr>
            <w:tcW w:w="2791" w:type="dxa"/>
            <w:tcBorders>
              <w:top w:val="single" w:sz="4" w:space="0" w:color="auto"/>
              <w:left w:val="single" w:sz="4" w:space="0" w:color="auto"/>
              <w:bottom w:val="single" w:sz="4" w:space="0" w:color="auto"/>
              <w:right w:val="single" w:sz="4" w:space="0" w:color="auto"/>
            </w:tcBorders>
            <w:hideMark/>
          </w:tcPr>
          <w:p w14:paraId="2B61AC4A"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10/03/2020-21/04/2020</w:t>
            </w:r>
          </w:p>
        </w:tc>
        <w:tc>
          <w:tcPr>
            <w:tcW w:w="1438" w:type="dxa"/>
            <w:tcBorders>
              <w:top w:val="single" w:sz="4" w:space="0" w:color="auto"/>
              <w:left w:val="single" w:sz="4" w:space="0" w:color="auto"/>
              <w:bottom w:val="single" w:sz="4" w:space="0" w:color="auto"/>
              <w:right w:val="single" w:sz="4" w:space="0" w:color="auto"/>
            </w:tcBorders>
            <w:hideMark/>
          </w:tcPr>
          <w:p w14:paraId="5D1B6707"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10(26)</w:t>
            </w:r>
          </w:p>
        </w:tc>
        <w:tc>
          <w:tcPr>
            <w:tcW w:w="1714" w:type="dxa"/>
            <w:tcBorders>
              <w:top w:val="single" w:sz="4" w:space="0" w:color="auto"/>
              <w:left w:val="single" w:sz="4" w:space="0" w:color="auto"/>
              <w:bottom w:val="single" w:sz="4" w:space="0" w:color="auto"/>
              <w:right w:val="single" w:sz="4" w:space="0" w:color="auto"/>
            </w:tcBorders>
            <w:hideMark/>
          </w:tcPr>
          <w:p w14:paraId="7F4C50B4"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32.76 – 38.5</w:t>
            </w:r>
          </w:p>
        </w:tc>
        <w:tc>
          <w:tcPr>
            <w:tcW w:w="2521" w:type="dxa"/>
            <w:tcBorders>
              <w:top w:val="single" w:sz="4" w:space="0" w:color="auto"/>
              <w:left w:val="single" w:sz="4" w:space="0" w:color="auto"/>
              <w:bottom w:val="single" w:sz="4" w:space="0" w:color="auto"/>
              <w:right w:val="single" w:sz="4" w:space="0" w:color="auto"/>
            </w:tcBorders>
            <w:hideMark/>
          </w:tcPr>
          <w:p w14:paraId="2DC10F70" w14:textId="519FA7C6"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(2</w:t>
            </w:r>
            <w:r w:rsidR="00217569" w:rsidRPr="00B260A7">
              <w:rPr>
                <w:rFonts w:ascii="Times New Roman" w:hAnsi="Times New Roman" w:cs="Times New Roman"/>
                <w:color w:val="000000" w:themeColor="text1"/>
                <w:sz w:val="24"/>
                <w:szCs w:val="24"/>
                <w:lang w:val="en-US"/>
              </w:rPr>
              <w:t>4)</w:t>
            </w:r>
          </w:p>
        </w:tc>
      </w:tr>
    </w:tbl>
    <w:p w14:paraId="00597090" w14:textId="7B04999E" w:rsidR="00937056" w:rsidRPr="00B260A7" w:rsidRDefault="00217569" w:rsidP="00B260A7">
      <w:pPr>
        <w:autoSpaceDE w:val="0"/>
        <w:autoSpaceDN w:val="0"/>
        <w:adjustRightInd w:val="0"/>
        <w:spacing w:line="276" w:lineRule="auto"/>
        <w:jc w:val="both"/>
        <w:rPr>
          <w:rFonts w:ascii="Times New Roman" w:hAnsi="Times New Roman" w:cs="Times New Roman"/>
          <w:b/>
          <w:bCs/>
          <w:color w:val="000000" w:themeColor="text1"/>
          <w:sz w:val="24"/>
          <w:szCs w:val="24"/>
          <w:lang w:val="en-US"/>
        </w:rPr>
      </w:pPr>
      <w:commentRangeStart w:id="8"/>
      <w:r w:rsidRPr="00B260A7">
        <w:rPr>
          <w:rFonts w:ascii="Times New Roman" w:hAnsi="Times New Roman" w:cs="Times New Roman"/>
          <w:color w:val="000000" w:themeColor="text1"/>
          <w:sz w:val="24"/>
          <w:szCs w:val="24"/>
          <w:lang w:val="en-US"/>
        </w:rPr>
        <w:t>T</w:t>
      </w:r>
      <w:r w:rsidR="00937056" w:rsidRPr="00B260A7">
        <w:rPr>
          <w:rFonts w:ascii="Times New Roman" w:hAnsi="Times New Roman" w:cs="Times New Roman"/>
          <w:color w:val="000000" w:themeColor="text1"/>
          <w:sz w:val="24"/>
          <w:szCs w:val="24"/>
          <w:lang w:val="en-US"/>
        </w:rPr>
        <w:t>able 1-</w:t>
      </w:r>
      <w:r w:rsidR="00937056" w:rsidRPr="00B260A7">
        <w:rPr>
          <w:rFonts w:ascii="Times New Roman" w:hAnsi="Times New Roman" w:cs="Times New Roman"/>
          <w:b/>
          <w:bCs/>
          <w:color w:val="000000" w:themeColor="text1"/>
          <w:sz w:val="24"/>
          <w:szCs w:val="24"/>
          <w:lang w:val="en-US"/>
        </w:rPr>
        <w:t xml:space="preserve"> </w:t>
      </w:r>
      <w:bookmarkStart w:id="9" w:name="_Hlk62992961"/>
      <w:r w:rsidR="00937056" w:rsidRPr="00B260A7">
        <w:rPr>
          <w:rFonts w:ascii="Times New Roman" w:hAnsi="Times New Roman" w:cs="Times New Roman"/>
          <w:b/>
          <w:bCs/>
          <w:color w:val="000000" w:themeColor="text1"/>
          <w:sz w:val="24"/>
          <w:szCs w:val="24"/>
          <w:lang w:val="en-US"/>
        </w:rPr>
        <w:t>Comparison of different studies WBE</w:t>
      </w:r>
      <w:bookmarkEnd w:id="9"/>
      <w:commentRangeEnd w:id="8"/>
      <w:r w:rsidR="00EB3F9B">
        <w:rPr>
          <w:rStyle w:val="CommentReference"/>
        </w:rPr>
        <w:commentReference w:id="8"/>
      </w:r>
    </w:p>
    <w:p w14:paraId="02400548" w14:textId="77777777" w:rsidR="00937056" w:rsidRPr="00B260A7" w:rsidRDefault="00937056" w:rsidP="00B260A7">
      <w:pPr>
        <w:pStyle w:val="NormalWeb"/>
        <w:spacing w:before="0" w:beforeAutospacing="0" w:after="240" w:afterAutospacing="0" w:line="276" w:lineRule="auto"/>
        <w:jc w:val="both"/>
        <w:rPr>
          <w:color w:val="000000" w:themeColor="text1"/>
          <w:lang w:val="en-US"/>
        </w:rPr>
      </w:pPr>
    </w:p>
    <w:p w14:paraId="6D173AC6" w14:textId="77777777" w:rsidR="00937056" w:rsidRPr="00B260A7" w:rsidRDefault="00937056" w:rsidP="00B260A7">
      <w:pPr>
        <w:spacing w:before="240" w:beforeAutospacing="1" w:after="100" w:afterAutospacing="1" w:line="276" w:lineRule="auto"/>
        <w:jc w:val="both"/>
        <w:outlineLvl w:val="2"/>
        <w:rPr>
          <w:rFonts w:ascii="Times New Roman" w:eastAsia="Times New Roman" w:hAnsi="Times New Roman" w:cs="Times New Roman"/>
          <w:b/>
          <w:bCs/>
          <w:color w:val="000000" w:themeColor="text1"/>
          <w:sz w:val="24"/>
          <w:szCs w:val="24"/>
          <w:lang w:val="en-US"/>
        </w:rPr>
      </w:pPr>
      <w:r w:rsidRPr="00B260A7">
        <w:rPr>
          <w:rFonts w:ascii="Times New Roman" w:eastAsia="Times New Roman" w:hAnsi="Times New Roman" w:cs="Times New Roman"/>
          <w:b/>
          <w:bCs/>
          <w:color w:val="000000" w:themeColor="text1"/>
          <w:sz w:val="24"/>
          <w:szCs w:val="24"/>
          <w:lang w:val="en-US"/>
        </w:rPr>
        <w:t>SARS-CoV-2 specific quantitative RT-qPCR</w:t>
      </w:r>
    </w:p>
    <w:p w14:paraId="2F36BF2C" w14:textId="572245AF"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rPr>
      </w:pPr>
      <w:r w:rsidRPr="00B260A7">
        <w:rPr>
          <w:rFonts w:ascii="Times New Roman" w:eastAsia="Times New Roman" w:hAnsi="Times New Roman" w:cs="Times New Roman"/>
          <w:color w:val="000000" w:themeColor="text1"/>
          <w:sz w:val="24"/>
          <w:szCs w:val="24"/>
          <w:lang w:val="en-US"/>
        </w:rPr>
        <w:t>Sewage RNA was analyzed by RT-qPCR using SansureCovid-19 RT-qPCR Kit usingCFX96 Real-Time System, with a C1000 Touch Thermal Cycler (Bio-Rad) where primer pairs for ORF1ab</w:t>
      </w:r>
      <w:bookmarkStart w:id="10" w:name="bbb0205"/>
      <w:r w:rsidRPr="00B260A7">
        <w:rPr>
          <w:rFonts w:ascii="Times New Roman" w:eastAsia="Times New Roman" w:hAnsi="Times New Roman" w:cs="Times New Roman"/>
          <w:color w:val="000000" w:themeColor="text1"/>
          <w:sz w:val="24"/>
          <w:szCs w:val="24"/>
          <w:lang w:val="en-US"/>
        </w:rPr>
        <w:t xml:space="preserve">, N, </w:t>
      </w:r>
      <w:proofErr w:type="spellStart"/>
      <w:r w:rsidRPr="00B260A7">
        <w:rPr>
          <w:rFonts w:ascii="Times New Roman" w:eastAsia="Times New Roman" w:hAnsi="Times New Roman" w:cs="Times New Roman"/>
          <w:color w:val="000000" w:themeColor="text1"/>
          <w:sz w:val="24"/>
          <w:szCs w:val="24"/>
          <w:lang w:val="en-US"/>
        </w:rPr>
        <w:t>Rnase</w:t>
      </w:r>
      <w:proofErr w:type="spellEnd"/>
      <w:r w:rsidRPr="00B260A7">
        <w:rPr>
          <w:rFonts w:ascii="Times New Roman" w:eastAsia="Times New Roman" w:hAnsi="Times New Roman" w:cs="Times New Roman"/>
          <w:color w:val="000000" w:themeColor="text1"/>
          <w:sz w:val="24"/>
          <w:szCs w:val="24"/>
          <w:lang w:val="en-US"/>
        </w:rPr>
        <w:t>-p primer pairs were used (</w:t>
      </w:r>
      <w:r w:rsidR="00217569" w:rsidRPr="00B260A7">
        <w:rPr>
          <w:rFonts w:ascii="Times New Roman" w:eastAsia="Times New Roman" w:hAnsi="Times New Roman" w:cs="Times New Roman"/>
          <w:color w:val="000000" w:themeColor="text1"/>
          <w:sz w:val="24"/>
          <w:szCs w:val="24"/>
          <w:lang w:val="en-US"/>
        </w:rPr>
        <w:t>25</w:t>
      </w:r>
      <w:r w:rsidRPr="00B260A7">
        <w:rPr>
          <w:rFonts w:ascii="Times New Roman" w:eastAsia="Times New Roman" w:hAnsi="Times New Roman" w:cs="Times New Roman"/>
          <w:color w:val="000000" w:themeColor="text1"/>
          <w:sz w:val="24"/>
          <w:szCs w:val="24"/>
          <w:lang w:val="en-US"/>
        </w:rPr>
        <w:t>). The sequences of primers and probes are found in </w:t>
      </w:r>
      <w:bookmarkStart w:id="11" w:name="bt0015"/>
      <w:r w:rsidRPr="00B260A7">
        <w:rPr>
          <w:rFonts w:ascii="Times New Roman" w:eastAsia="Times New Roman" w:hAnsi="Times New Roman" w:cs="Times New Roman"/>
          <w:color w:val="000000" w:themeColor="text1"/>
          <w:sz w:val="24"/>
          <w:szCs w:val="24"/>
          <w:lang w:val="en-US"/>
        </w:rPr>
        <w:t>Table-2</w:t>
      </w:r>
      <w:hyperlink r:id="rId14" w:anchor="t0015" w:history="1"/>
      <w:bookmarkEnd w:id="11"/>
      <w:r w:rsidRPr="00B260A7">
        <w:rPr>
          <w:rFonts w:ascii="Times New Roman" w:eastAsia="Times New Roman" w:hAnsi="Times New Roman" w:cs="Times New Roman"/>
          <w:color w:val="000000" w:themeColor="text1"/>
          <w:sz w:val="24"/>
          <w:szCs w:val="24"/>
          <w:lang w:val="en-US"/>
        </w:rPr>
        <w:t>. For probe-based Luna Universal One-Step RT-qPCR kits, 2 </w:t>
      </w:r>
      <w:r w:rsidRPr="00B260A7">
        <w:rPr>
          <w:rFonts w:ascii="Times New Roman" w:eastAsia="Times New Roman" w:hAnsi="Times New Roman" w:cs="Times New Roman"/>
          <w:color w:val="000000" w:themeColor="text1"/>
          <w:sz w:val="24"/>
          <w:szCs w:val="24"/>
        </w:rPr>
        <w:t>μ</w:t>
      </w:r>
      <w:r w:rsidRPr="00B260A7">
        <w:rPr>
          <w:rFonts w:ascii="Times New Roman" w:eastAsia="Times New Roman" w:hAnsi="Times New Roman" w:cs="Times New Roman"/>
          <w:color w:val="000000" w:themeColor="text1"/>
          <w:sz w:val="24"/>
          <w:szCs w:val="24"/>
          <w:lang w:val="en-US"/>
        </w:rPr>
        <w:t xml:space="preserve">L of RNA were subjected to reverse transcription performed at 55 °C for 10 min. Initial denaturation was performed for 1 min at 95 °C followed by 45 cycles of denaturation for 10 s and combined annealing and extension for 30 s at 60 °C. For the </w:t>
      </w:r>
      <w:proofErr w:type="spellStart"/>
      <w:r w:rsidRPr="00B260A7">
        <w:rPr>
          <w:rFonts w:ascii="Times New Roman" w:eastAsia="Times New Roman" w:hAnsi="Times New Roman" w:cs="Times New Roman"/>
          <w:color w:val="000000" w:themeColor="text1"/>
          <w:sz w:val="24"/>
          <w:szCs w:val="24"/>
          <w:lang w:val="en-US"/>
        </w:rPr>
        <w:t>LightCycler</w:t>
      </w:r>
      <w:proofErr w:type="spellEnd"/>
      <w:r w:rsidRPr="00B260A7">
        <w:rPr>
          <w:rFonts w:ascii="Times New Roman" w:eastAsia="Times New Roman" w:hAnsi="Times New Roman" w:cs="Times New Roman"/>
          <w:color w:val="000000" w:themeColor="text1"/>
          <w:sz w:val="24"/>
          <w:szCs w:val="24"/>
          <w:lang w:val="en-US"/>
        </w:rPr>
        <w:t>® Multiplex RNA Virus Master kit, 5 </w:t>
      </w:r>
      <w:r w:rsidRPr="00B260A7">
        <w:rPr>
          <w:rFonts w:ascii="Times New Roman" w:eastAsia="Times New Roman" w:hAnsi="Times New Roman" w:cs="Times New Roman"/>
          <w:color w:val="000000" w:themeColor="text1"/>
          <w:sz w:val="24"/>
          <w:szCs w:val="24"/>
        </w:rPr>
        <w:t>μ</w:t>
      </w:r>
      <w:r w:rsidRPr="00B260A7">
        <w:rPr>
          <w:rFonts w:ascii="Times New Roman" w:eastAsia="Times New Roman" w:hAnsi="Times New Roman" w:cs="Times New Roman"/>
          <w:color w:val="000000" w:themeColor="text1"/>
          <w:sz w:val="24"/>
          <w:szCs w:val="24"/>
          <w:lang w:val="en-US"/>
        </w:rPr>
        <w:t>L of template RNA were used. Reverse transcription was performed at 55 °C for 10 min. Initial denaturation was allowed for 30 s at 95 °C followed by 45 cycles of denaturation for 5 s, extension for 30 s at 60 °C and final cool-down to 40 °C for 30 s. The PCR runs were analyzed with Bio-Rad CFX Manager software version 3.1 (Bio-Rad Laboratories</w:t>
      </w:r>
      <w:bookmarkEnd w:id="10"/>
      <w:r w:rsidRPr="00B260A7">
        <w:rPr>
          <w:rFonts w:ascii="Times New Roman" w:eastAsia="Times New Roman" w:hAnsi="Times New Roman" w:cs="Times New Roman"/>
          <w:color w:val="000000" w:themeColor="text1"/>
          <w:sz w:val="24"/>
          <w:szCs w:val="24"/>
          <w:lang w:val="en-US"/>
        </w:rPr>
        <w:t>).</w:t>
      </w:r>
    </w:p>
    <w:p w14:paraId="19F03992" w14:textId="77777777" w:rsidR="00EB3F9B" w:rsidRDefault="00937056" w:rsidP="00EB3F9B">
      <w:pPr>
        <w:pStyle w:val="Heading3"/>
        <w:spacing w:line="276" w:lineRule="auto"/>
        <w:jc w:val="both"/>
        <w:rPr>
          <w:rFonts w:ascii="Times New Roman" w:hAnsi="Times New Roman" w:cs="Times New Roman"/>
          <w:color w:val="000000" w:themeColor="text1"/>
          <w:lang w:val="en-US"/>
        </w:rPr>
      </w:pPr>
      <w:r w:rsidRPr="00B260A7">
        <w:rPr>
          <w:color w:val="000000" w:themeColor="text1"/>
          <w:lang w:val="en-US"/>
        </w:rPr>
        <w:br/>
      </w:r>
      <w:commentRangeStart w:id="12"/>
      <w:r w:rsidR="00EB3F9B" w:rsidRPr="00B260A7">
        <w:rPr>
          <w:rFonts w:ascii="Times New Roman" w:hAnsi="Times New Roman" w:cs="Times New Roman"/>
          <w:color w:val="000000" w:themeColor="text1"/>
          <w:lang w:val="en-US"/>
        </w:rPr>
        <w:t>Table -2 the sequences of primers and probes are found in various research papers </w:t>
      </w:r>
      <w:commentRangeEnd w:id="12"/>
      <w:r w:rsidR="00EB3F9B">
        <w:rPr>
          <w:rStyle w:val="CommentReference"/>
          <w:rFonts w:asciiTheme="minorHAnsi" w:eastAsiaTheme="minorHAnsi" w:hAnsiTheme="minorHAnsi" w:cstheme="minorBidi"/>
          <w:color w:val="auto"/>
        </w:rPr>
        <w:commentReference w:id="12"/>
      </w:r>
    </w:p>
    <w:tbl>
      <w:tblPr>
        <w:tblStyle w:val="TableGrid"/>
        <w:tblW w:w="7513" w:type="dxa"/>
        <w:tblLook w:val="04A0" w:firstRow="1" w:lastRow="0" w:firstColumn="1" w:lastColumn="0" w:noHBand="0" w:noVBand="1"/>
      </w:tblPr>
      <w:tblGrid>
        <w:gridCol w:w="4981"/>
        <w:gridCol w:w="1148"/>
        <w:gridCol w:w="1384"/>
      </w:tblGrid>
      <w:tr w:rsidR="00B260A7" w:rsidRPr="00B260A7" w14:paraId="6834EA80" w14:textId="77777777" w:rsidTr="00937056">
        <w:tc>
          <w:tcPr>
            <w:tcW w:w="0" w:type="auto"/>
            <w:hideMark/>
          </w:tcPr>
          <w:p w14:paraId="4E30204B" w14:textId="77777777" w:rsidR="00937056" w:rsidRPr="00B260A7" w:rsidRDefault="00937056" w:rsidP="00B260A7">
            <w:pPr>
              <w:spacing w:line="276" w:lineRule="auto"/>
              <w:jc w:val="both"/>
              <w:rPr>
                <w:rFonts w:ascii="Times New Roman" w:eastAsia="Times New Roman" w:hAnsi="Times New Roman" w:cs="Times New Roman"/>
                <w:b/>
                <w:bCs/>
                <w:color w:val="000000" w:themeColor="text1"/>
                <w:sz w:val="24"/>
                <w:szCs w:val="24"/>
              </w:rPr>
            </w:pPr>
            <w:r w:rsidRPr="00B260A7">
              <w:rPr>
                <w:rFonts w:ascii="Times New Roman" w:eastAsia="Times New Roman" w:hAnsi="Times New Roman" w:cs="Times New Roman"/>
                <w:b/>
                <w:bCs/>
                <w:color w:val="000000" w:themeColor="text1"/>
                <w:sz w:val="24"/>
                <w:szCs w:val="24"/>
              </w:rPr>
              <w:t>Oligonucleotide sequence (5′-3′)</w:t>
            </w:r>
          </w:p>
        </w:tc>
        <w:tc>
          <w:tcPr>
            <w:tcW w:w="0" w:type="auto"/>
            <w:hideMark/>
          </w:tcPr>
          <w:p w14:paraId="2753CAB8" w14:textId="77777777" w:rsidR="00937056" w:rsidRPr="00B260A7" w:rsidRDefault="00937056" w:rsidP="00B260A7">
            <w:pPr>
              <w:spacing w:line="276" w:lineRule="auto"/>
              <w:jc w:val="both"/>
              <w:rPr>
                <w:rFonts w:ascii="Times New Roman" w:eastAsia="Times New Roman" w:hAnsi="Times New Roman" w:cs="Times New Roman"/>
                <w:b/>
                <w:bCs/>
                <w:color w:val="000000" w:themeColor="text1"/>
                <w:sz w:val="24"/>
                <w:szCs w:val="24"/>
              </w:rPr>
            </w:pPr>
            <w:r w:rsidRPr="00B260A7">
              <w:rPr>
                <w:rFonts w:ascii="Times New Roman" w:eastAsia="Times New Roman" w:hAnsi="Times New Roman" w:cs="Times New Roman"/>
                <w:b/>
                <w:bCs/>
                <w:color w:val="000000" w:themeColor="text1"/>
                <w:sz w:val="24"/>
                <w:szCs w:val="24"/>
              </w:rPr>
              <w:t>Gene</w:t>
            </w:r>
          </w:p>
        </w:tc>
        <w:tc>
          <w:tcPr>
            <w:tcW w:w="0" w:type="auto"/>
            <w:hideMark/>
          </w:tcPr>
          <w:p w14:paraId="5494B6C8" w14:textId="77777777" w:rsidR="00937056" w:rsidRPr="00B260A7" w:rsidRDefault="00937056" w:rsidP="00B260A7">
            <w:pPr>
              <w:spacing w:line="276" w:lineRule="auto"/>
              <w:jc w:val="both"/>
              <w:rPr>
                <w:rFonts w:ascii="Times New Roman" w:eastAsia="Times New Roman" w:hAnsi="Times New Roman" w:cs="Times New Roman"/>
                <w:b/>
                <w:bCs/>
                <w:color w:val="000000" w:themeColor="text1"/>
                <w:sz w:val="24"/>
                <w:szCs w:val="24"/>
              </w:rPr>
            </w:pPr>
            <w:r w:rsidRPr="00B260A7">
              <w:rPr>
                <w:rFonts w:ascii="Times New Roman" w:eastAsia="Times New Roman" w:hAnsi="Times New Roman" w:cs="Times New Roman"/>
                <w:b/>
                <w:bCs/>
                <w:color w:val="000000" w:themeColor="text1"/>
                <w:sz w:val="24"/>
                <w:szCs w:val="24"/>
              </w:rPr>
              <w:t>Reference</w:t>
            </w:r>
          </w:p>
        </w:tc>
      </w:tr>
      <w:tr w:rsidR="00B260A7" w:rsidRPr="00B260A7" w14:paraId="256C71DD" w14:textId="77777777" w:rsidTr="00937056">
        <w:tc>
          <w:tcPr>
            <w:tcW w:w="0" w:type="auto"/>
            <w:hideMark/>
          </w:tcPr>
          <w:p w14:paraId="51151427"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rPr>
              <w:t>ACAGGTACGTTAATAGTTAATAGCGT</w:t>
            </w:r>
          </w:p>
        </w:tc>
        <w:tc>
          <w:tcPr>
            <w:tcW w:w="0" w:type="auto"/>
            <w:vMerge w:val="restart"/>
            <w:hideMark/>
          </w:tcPr>
          <w:p w14:paraId="30B30C56"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lang w:val="en-US"/>
              </w:rPr>
              <w:t>S</w:t>
            </w:r>
            <w:r w:rsidRPr="00B260A7">
              <w:rPr>
                <w:rFonts w:ascii="Times New Roman" w:eastAsia="Times New Roman" w:hAnsi="Times New Roman" w:cs="Times New Roman"/>
                <w:color w:val="000000" w:themeColor="text1"/>
                <w:sz w:val="24"/>
                <w:szCs w:val="24"/>
              </w:rPr>
              <w:t>-gene</w:t>
            </w:r>
          </w:p>
        </w:tc>
        <w:tc>
          <w:tcPr>
            <w:tcW w:w="0" w:type="auto"/>
            <w:vMerge w:val="restart"/>
            <w:hideMark/>
          </w:tcPr>
          <w:p w14:paraId="5FED15DC"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(38,26)</w:t>
            </w:r>
          </w:p>
        </w:tc>
      </w:tr>
      <w:tr w:rsidR="00B260A7" w:rsidRPr="00B260A7" w14:paraId="02605C79" w14:textId="77777777" w:rsidTr="00937056">
        <w:trPr>
          <w:trHeight w:val="539"/>
        </w:trPr>
        <w:tc>
          <w:tcPr>
            <w:tcW w:w="0" w:type="auto"/>
            <w:hideMark/>
          </w:tcPr>
          <w:p w14:paraId="4C58F610"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rPr>
              <w:t>ATATTGCAGCAGTACGCACACA</w:t>
            </w:r>
          </w:p>
        </w:tc>
        <w:tc>
          <w:tcPr>
            <w:tcW w:w="0" w:type="auto"/>
            <w:vMerge/>
            <w:hideMark/>
          </w:tcPr>
          <w:p w14:paraId="0BE4A84B"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p>
        </w:tc>
        <w:tc>
          <w:tcPr>
            <w:tcW w:w="0" w:type="auto"/>
            <w:vMerge/>
            <w:hideMark/>
          </w:tcPr>
          <w:p w14:paraId="5E190EF9"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p>
        </w:tc>
      </w:tr>
      <w:tr w:rsidR="00B260A7" w:rsidRPr="00B260A7" w14:paraId="59F62BC8" w14:textId="77777777" w:rsidTr="00937056">
        <w:tc>
          <w:tcPr>
            <w:tcW w:w="0" w:type="auto"/>
            <w:hideMark/>
          </w:tcPr>
          <w:p w14:paraId="45C844A8"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rPr>
              <w:t>GTGARATGGTCATGTGTGGCGG</w:t>
            </w:r>
          </w:p>
        </w:tc>
        <w:tc>
          <w:tcPr>
            <w:tcW w:w="0" w:type="auto"/>
            <w:vMerge w:val="restart"/>
            <w:hideMark/>
          </w:tcPr>
          <w:p w14:paraId="2EFEAB70"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lang w:val="en-US"/>
              </w:rPr>
            </w:pPr>
            <w:r w:rsidRPr="00B260A7">
              <w:rPr>
                <w:rFonts w:ascii="Times New Roman" w:eastAsia="Times New Roman" w:hAnsi="Times New Roman" w:cs="Times New Roman"/>
                <w:color w:val="000000" w:themeColor="text1"/>
                <w:sz w:val="24"/>
                <w:szCs w:val="24"/>
                <w:lang w:val="en-US"/>
              </w:rPr>
              <w:t>ORF1ab</w:t>
            </w:r>
          </w:p>
        </w:tc>
        <w:tc>
          <w:tcPr>
            <w:tcW w:w="0" w:type="auto"/>
            <w:vMerge w:val="restart"/>
            <w:hideMark/>
          </w:tcPr>
          <w:p w14:paraId="7B03C053"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(38,26)</w:t>
            </w:r>
          </w:p>
        </w:tc>
      </w:tr>
      <w:tr w:rsidR="00B260A7" w:rsidRPr="00B260A7" w14:paraId="52EBB4E3" w14:textId="77777777" w:rsidTr="00937056">
        <w:tc>
          <w:tcPr>
            <w:tcW w:w="0" w:type="auto"/>
            <w:hideMark/>
          </w:tcPr>
          <w:p w14:paraId="53FA8CC5"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rPr>
              <w:t>CARATGTTAAASACACTATTAGCATA</w:t>
            </w:r>
          </w:p>
        </w:tc>
        <w:tc>
          <w:tcPr>
            <w:tcW w:w="0" w:type="auto"/>
            <w:vMerge/>
            <w:hideMark/>
          </w:tcPr>
          <w:p w14:paraId="4DF737BC"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p>
        </w:tc>
        <w:tc>
          <w:tcPr>
            <w:tcW w:w="0" w:type="auto"/>
            <w:vMerge/>
            <w:hideMark/>
          </w:tcPr>
          <w:p w14:paraId="2021FCCB" w14:textId="77777777" w:rsidR="00937056" w:rsidRPr="00B260A7" w:rsidRDefault="00937056" w:rsidP="00B260A7">
            <w:pPr>
              <w:spacing w:line="276" w:lineRule="auto"/>
              <w:jc w:val="both"/>
              <w:rPr>
                <w:rFonts w:ascii="Times New Roman" w:eastAsia="Times New Roman" w:hAnsi="Times New Roman" w:cs="Times New Roman"/>
                <w:color w:val="000000" w:themeColor="text1"/>
                <w:sz w:val="24"/>
                <w:szCs w:val="24"/>
              </w:rPr>
            </w:pPr>
          </w:p>
        </w:tc>
      </w:tr>
    </w:tbl>
    <w:p w14:paraId="5AB93C7E" w14:textId="77777777" w:rsidR="00B260A7" w:rsidRPr="00B260A7" w:rsidRDefault="00B260A7" w:rsidP="00B260A7">
      <w:pPr>
        <w:rPr>
          <w:lang w:val="en-US"/>
        </w:rPr>
      </w:pPr>
    </w:p>
    <w:p w14:paraId="5C496D86" w14:textId="77777777" w:rsidR="00937056" w:rsidRPr="00B260A7" w:rsidRDefault="00937056" w:rsidP="00B260A7">
      <w:pPr>
        <w:pStyle w:val="Heading3"/>
        <w:spacing w:line="276" w:lineRule="auto"/>
        <w:jc w:val="both"/>
        <w:rPr>
          <w:rFonts w:ascii="Times New Roman" w:hAnsi="Times New Roman" w:cs="Times New Roman"/>
          <w:b/>
          <w:color w:val="000000" w:themeColor="text1"/>
          <w:lang w:val="en-US"/>
        </w:rPr>
      </w:pPr>
      <w:r w:rsidRPr="00B260A7">
        <w:rPr>
          <w:rFonts w:ascii="Times New Roman" w:hAnsi="Times New Roman" w:cs="Times New Roman"/>
          <w:b/>
          <w:color w:val="000000" w:themeColor="text1"/>
          <w:lang w:val="en-US"/>
        </w:rPr>
        <w:t xml:space="preserve">Effect of wastewater sampling, storage conditions </w:t>
      </w:r>
    </w:p>
    <w:p w14:paraId="07FB85E0" w14:textId="77777777" w:rsidR="00937056" w:rsidRPr="00B260A7" w:rsidRDefault="00937056" w:rsidP="00B260A7">
      <w:pPr>
        <w:pStyle w:val="Heading4"/>
        <w:spacing w:line="276" w:lineRule="auto"/>
        <w:jc w:val="both"/>
        <w:rPr>
          <w:rFonts w:ascii="Times New Roman" w:hAnsi="Times New Roman" w:cs="Times New Roman"/>
          <w:b/>
          <w:i w:val="0"/>
          <w:iCs w:val="0"/>
          <w:color w:val="000000" w:themeColor="text1"/>
          <w:sz w:val="24"/>
          <w:szCs w:val="24"/>
          <w:lang w:val="en-US"/>
        </w:rPr>
      </w:pPr>
      <w:r w:rsidRPr="00B260A7">
        <w:rPr>
          <w:rFonts w:ascii="Times New Roman" w:hAnsi="Times New Roman" w:cs="Times New Roman"/>
          <w:b/>
          <w:bCs/>
          <w:i w:val="0"/>
          <w:iCs w:val="0"/>
          <w:color w:val="000000" w:themeColor="text1"/>
          <w:sz w:val="24"/>
          <w:szCs w:val="24"/>
          <w:lang w:val="en-US"/>
        </w:rPr>
        <w:t>Effect of wastewater sampling method</w:t>
      </w:r>
    </w:p>
    <w:p w14:paraId="574B8DD5" w14:textId="3E38EAC0"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color w:val="000000" w:themeColor="text1"/>
          <w:lang w:val="en-US"/>
        </w:rPr>
        <w:t>Both grab (</w:t>
      </w:r>
      <w:bookmarkStart w:id="13" w:name="bbib0115"/>
      <w:r w:rsidRPr="00B260A7">
        <w:rPr>
          <w:color w:val="000000" w:themeColor="text1"/>
          <w:lang w:val="en-US"/>
        </w:rPr>
        <w:t>18, 19, and 20) and composite sampling methods have been reported for the collection of wastewater samples for the detection of SARS-CoV-2 were composite samples most reliable compared to grab samples. The viral titers in composite samples were found to be lower (</w:t>
      </w:r>
      <w:r w:rsidRPr="00B260A7">
        <w:rPr>
          <w:rFonts w:ascii="Cambria Math" w:hAnsi="Cambria Math" w:cs="Cambria Math"/>
          <w:color w:val="000000" w:themeColor="text1"/>
          <w:lang w:val="en-US"/>
        </w:rPr>
        <w:t>∼</w:t>
      </w:r>
      <w:r w:rsidRPr="00B260A7">
        <w:rPr>
          <w:color w:val="000000" w:themeColor="text1"/>
          <w:lang w:val="en-US"/>
        </w:rPr>
        <w:t>1500 viral genomes/L) than those in the grab samples (</w:t>
      </w:r>
      <w:r w:rsidRPr="00B260A7">
        <w:rPr>
          <w:rFonts w:ascii="Cambria Math" w:hAnsi="Cambria Math" w:cs="Cambria Math"/>
          <w:color w:val="000000" w:themeColor="text1"/>
          <w:lang w:val="en-US"/>
        </w:rPr>
        <w:t>∼</w:t>
      </w:r>
      <w:r w:rsidRPr="00B260A7">
        <w:rPr>
          <w:color w:val="000000" w:themeColor="text1"/>
          <w:lang w:val="en-US"/>
        </w:rPr>
        <w:t>2 × 10</w:t>
      </w:r>
      <w:r w:rsidRPr="00B260A7">
        <w:rPr>
          <w:color w:val="000000" w:themeColor="text1"/>
          <w:vertAlign w:val="superscript"/>
          <w:lang w:val="en-US"/>
        </w:rPr>
        <w:t>4</w:t>
      </w:r>
      <w:r w:rsidRPr="00B260A7">
        <w:rPr>
          <w:color w:val="000000" w:themeColor="text1"/>
          <w:lang w:val="en-US"/>
        </w:rPr>
        <w:t> viral genomes/L). There is limited literature regarding the impact of the type of sampling on the detection of viruses in wastewater. Ger</w:t>
      </w:r>
      <w:bookmarkStart w:id="14" w:name="bbib0265"/>
      <w:r w:rsidRPr="00B260A7">
        <w:rPr>
          <w:color w:val="000000" w:themeColor="text1"/>
          <w:lang w:val="en-US"/>
        </w:rPr>
        <w:t>ba et al. (</w:t>
      </w:r>
      <w:bookmarkEnd w:id="14"/>
      <w:r w:rsidR="00217569" w:rsidRPr="00B260A7">
        <w:rPr>
          <w:rFonts w:eastAsiaTheme="majorEastAsia"/>
          <w:color w:val="000000" w:themeColor="text1"/>
          <w:lang w:val="en-US"/>
        </w:rPr>
        <w:t>26</w:t>
      </w:r>
      <w:r w:rsidRPr="00B260A7">
        <w:rPr>
          <w:color w:val="000000" w:themeColor="text1"/>
          <w:lang w:val="en-US"/>
        </w:rPr>
        <w:t>) suggested that 24-h composite samples can enable catching the peak flows. </w:t>
      </w:r>
      <w:r w:rsidRPr="00B260A7">
        <w:rPr>
          <w:rStyle w:val="Emphasis"/>
          <w:bCs/>
          <w:color w:val="000000" w:themeColor="text1"/>
          <w:lang w:val="en-US"/>
        </w:rPr>
        <w:t xml:space="preserve">The sampling time </w:t>
      </w:r>
      <w:r w:rsidRPr="00B260A7">
        <w:rPr>
          <w:rStyle w:val="Emphasis"/>
          <w:bCs/>
          <w:iCs w:val="0"/>
          <w:color w:val="000000" w:themeColor="text1"/>
          <w:lang w:val="en-US"/>
        </w:rPr>
        <w:t xml:space="preserve">also plays </w:t>
      </w:r>
      <w:r w:rsidR="00EB3F9B">
        <w:rPr>
          <w:rStyle w:val="Emphasis"/>
          <w:bCs/>
          <w:iCs w:val="0"/>
          <w:color w:val="000000" w:themeColor="text1"/>
          <w:lang w:val="en-US"/>
        </w:rPr>
        <w:t xml:space="preserve">significant role </w:t>
      </w:r>
      <w:r w:rsidRPr="00B260A7">
        <w:rPr>
          <w:rStyle w:val="Emphasis"/>
          <w:bCs/>
          <w:iCs w:val="0"/>
          <w:color w:val="000000" w:themeColor="text1"/>
          <w:lang w:val="en-US"/>
        </w:rPr>
        <w:t>to the methodology applied for the detection of the virus</w:t>
      </w:r>
      <w:r w:rsidRPr="00B260A7">
        <w:rPr>
          <w:color w:val="000000" w:themeColor="text1"/>
          <w:lang w:val="en-US"/>
        </w:rPr>
        <w:t xml:space="preserve">. For example, in most cities, the flow rate of sewage is highest in the morning and evening hours. </w:t>
      </w:r>
      <w:r w:rsidRPr="00B260A7">
        <w:rPr>
          <w:color w:val="000000" w:themeColor="text1"/>
          <w:lang w:val="en-US"/>
        </w:rPr>
        <w:lastRenderedPageBreak/>
        <w:t>It is noted that only a few studies reported the time of grab sampling for the detection of SARS-CoV-2 in wastewater; 7-12 pm (</w:t>
      </w:r>
      <w:r w:rsidRPr="00B260A7">
        <w:rPr>
          <w:rFonts w:eastAsiaTheme="majorEastAsia"/>
          <w:color w:val="000000" w:themeColor="text1"/>
          <w:lang w:val="en-US"/>
        </w:rPr>
        <w:t>26</w:t>
      </w:r>
      <w:r w:rsidRPr="00B260A7">
        <w:rPr>
          <w:color w:val="000000" w:themeColor="text1"/>
          <w:lang w:val="en-US"/>
        </w:rPr>
        <w:t>) and 1.00 pm (</w:t>
      </w:r>
      <w:r w:rsidR="00217569" w:rsidRPr="00B260A7">
        <w:rPr>
          <w:rFonts w:eastAsiaTheme="majorEastAsia"/>
          <w:color w:val="000000" w:themeColor="text1"/>
          <w:lang w:val="en-US"/>
        </w:rPr>
        <w:t>27</w:t>
      </w:r>
      <w:r w:rsidRPr="00B260A7">
        <w:rPr>
          <w:color w:val="000000" w:themeColor="text1"/>
          <w:lang w:val="en-US"/>
        </w:rPr>
        <w:t xml:space="preserve">). </w:t>
      </w:r>
    </w:p>
    <w:p w14:paraId="088D0BB5" w14:textId="77777777" w:rsidR="00937056" w:rsidRPr="00B260A7" w:rsidRDefault="00937056" w:rsidP="00B260A7">
      <w:pPr>
        <w:pStyle w:val="Heading4"/>
        <w:spacing w:line="276" w:lineRule="auto"/>
        <w:jc w:val="both"/>
        <w:rPr>
          <w:rFonts w:ascii="Times New Roman" w:hAnsi="Times New Roman" w:cs="Times New Roman"/>
          <w:b/>
          <w:i w:val="0"/>
          <w:iCs w:val="0"/>
          <w:color w:val="000000" w:themeColor="text1"/>
          <w:sz w:val="24"/>
          <w:szCs w:val="24"/>
          <w:lang w:val="en-US"/>
        </w:rPr>
      </w:pPr>
      <w:r w:rsidRPr="00B260A7">
        <w:rPr>
          <w:rFonts w:ascii="Times New Roman" w:hAnsi="Times New Roman" w:cs="Times New Roman"/>
          <w:b/>
          <w:bCs/>
          <w:i w:val="0"/>
          <w:iCs w:val="0"/>
          <w:color w:val="000000" w:themeColor="text1"/>
          <w:sz w:val="24"/>
          <w:szCs w:val="24"/>
          <w:lang w:val="en-US"/>
        </w:rPr>
        <w:t>Effect of temperature of wastewater sample storage</w:t>
      </w:r>
    </w:p>
    <w:p w14:paraId="2606E4BD" w14:textId="78CB6025"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color w:val="000000" w:themeColor="text1"/>
          <w:lang w:val="en-US"/>
        </w:rPr>
        <w:t>According to the virolo</w:t>
      </w:r>
      <w:bookmarkStart w:id="15" w:name="bbib0275"/>
      <w:r w:rsidRPr="00B260A7">
        <w:rPr>
          <w:color w:val="000000" w:themeColor="text1"/>
          <w:lang w:val="en-US"/>
        </w:rPr>
        <w:t>gy and microbiology guidelines (</w:t>
      </w:r>
      <w:bookmarkEnd w:id="15"/>
      <w:r w:rsidR="00217569" w:rsidRPr="00B260A7">
        <w:rPr>
          <w:rFonts w:eastAsiaTheme="majorEastAsia"/>
          <w:color w:val="000000" w:themeColor="text1"/>
          <w:lang w:val="en-US"/>
        </w:rPr>
        <w:t>28</w:t>
      </w:r>
      <w:r w:rsidRPr="00B260A7">
        <w:rPr>
          <w:color w:val="000000" w:themeColor="text1"/>
          <w:lang w:val="en-US"/>
        </w:rPr>
        <w:t>,</w:t>
      </w:r>
      <w:bookmarkStart w:id="16" w:name="bbib0280"/>
      <w:r w:rsidR="00EB3F9B">
        <w:rPr>
          <w:color w:val="000000" w:themeColor="text1"/>
          <w:lang w:val="en-US"/>
        </w:rPr>
        <w:t xml:space="preserve"> </w:t>
      </w:r>
      <w:r w:rsidR="00217569" w:rsidRPr="00B260A7">
        <w:rPr>
          <w:rFonts w:eastAsiaTheme="majorEastAsia"/>
          <w:color w:val="000000" w:themeColor="text1"/>
          <w:lang w:val="en-US"/>
        </w:rPr>
        <w:t>2</w:t>
      </w:r>
      <w:r w:rsidRPr="00B260A7">
        <w:rPr>
          <w:rFonts w:eastAsiaTheme="majorEastAsia"/>
          <w:color w:val="000000" w:themeColor="text1"/>
          <w:lang w:val="en-US"/>
        </w:rPr>
        <w:t>6</w:t>
      </w:r>
      <w:bookmarkEnd w:id="16"/>
      <w:r w:rsidRPr="00B260A7">
        <w:rPr>
          <w:color w:val="000000" w:themeColor="text1"/>
          <w:lang w:val="en-US"/>
        </w:rPr>
        <w:t>), samples for viral analysis within less than 48 h are usually kept at 4 °C in the dark, whereas storage at lower temperatures (20 °C or−80 °C) for longer periods to maintain sample integrity. There is a scarcity of information available on the effect of the freezing process on the virus vitality (physiological capabilit</w:t>
      </w:r>
      <w:bookmarkStart w:id="17" w:name="bbib0285"/>
      <w:r w:rsidRPr="00B260A7">
        <w:rPr>
          <w:color w:val="000000" w:themeColor="text1"/>
          <w:lang w:val="en-US"/>
        </w:rPr>
        <w:t>y of the live examined viruses (</w:t>
      </w:r>
      <w:r w:rsidR="00217569" w:rsidRPr="00B260A7">
        <w:rPr>
          <w:color w:val="000000" w:themeColor="text1"/>
          <w:lang w:val="en-US"/>
        </w:rPr>
        <w:t>2</w:t>
      </w:r>
      <w:r w:rsidRPr="00B260A7">
        <w:rPr>
          <w:rFonts w:eastAsiaTheme="majorEastAsia"/>
          <w:color w:val="000000" w:themeColor="text1"/>
          <w:lang w:val="en-US"/>
        </w:rPr>
        <w:t>5</w:t>
      </w:r>
      <w:bookmarkEnd w:id="17"/>
      <w:r w:rsidRPr="00B260A7">
        <w:rPr>
          <w:color w:val="000000" w:themeColor="text1"/>
          <w:lang w:val="en-US"/>
        </w:rPr>
        <w:t>). The st</w:t>
      </w:r>
      <w:bookmarkStart w:id="18" w:name="bbib0290"/>
      <w:r w:rsidRPr="00B260A7">
        <w:rPr>
          <w:color w:val="000000" w:themeColor="text1"/>
          <w:lang w:val="en-US"/>
        </w:rPr>
        <w:t>udy of Olson et al. (</w:t>
      </w:r>
      <w:bookmarkEnd w:id="18"/>
      <w:r w:rsidR="00217569" w:rsidRPr="00B260A7">
        <w:rPr>
          <w:rFonts w:eastAsiaTheme="majorEastAsia"/>
          <w:color w:val="000000" w:themeColor="text1"/>
          <w:lang w:val="en-US"/>
        </w:rPr>
        <w:t>29</w:t>
      </w:r>
      <w:r w:rsidRPr="00B260A7">
        <w:rPr>
          <w:color w:val="000000" w:themeColor="text1"/>
          <w:lang w:val="en-US"/>
        </w:rPr>
        <w:t xml:space="preserve">) on the effect of storage temperature on the viability of the MS2 bacteriophage in wastewater, revealed that viral degradation does not seem to occur when samples are stored at 4 °C for one week before degradation of the virus equaled the initial virus loss due to freezing at −80 °C. It was also observed that the virus titers were substantially lower after sample storage for an approximately 40-day period at 4 °C compared to those observed upon sample storage at −80 °C. Interestingly, viral degradation was shown to increase at -20 °C compared to 4 °C and−80 °C, owing to the formation of large ice crystal, which provokes viral damage. </w:t>
      </w:r>
      <w:bookmarkStart w:id="19" w:name="bbib0225"/>
    </w:p>
    <w:p w14:paraId="7181F329" w14:textId="77777777" w:rsidR="00937056" w:rsidRPr="00B260A7" w:rsidRDefault="00937056" w:rsidP="00B260A7">
      <w:pPr>
        <w:pStyle w:val="Heading4"/>
        <w:spacing w:line="276" w:lineRule="auto"/>
        <w:jc w:val="both"/>
        <w:rPr>
          <w:rFonts w:ascii="Times New Roman" w:hAnsi="Times New Roman" w:cs="Times New Roman"/>
          <w:b/>
          <w:i w:val="0"/>
          <w:iCs w:val="0"/>
          <w:color w:val="000000" w:themeColor="text1"/>
          <w:sz w:val="24"/>
          <w:szCs w:val="24"/>
          <w:lang w:val="en-US"/>
        </w:rPr>
      </w:pPr>
      <w:r w:rsidRPr="00B260A7">
        <w:rPr>
          <w:rFonts w:ascii="Times New Roman" w:hAnsi="Times New Roman" w:cs="Times New Roman"/>
          <w:b/>
          <w:bCs/>
          <w:i w:val="0"/>
          <w:iCs w:val="0"/>
          <w:color w:val="000000" w:themeColor="text1"/>
          <w:sz w:val="24"/>
          <w:szCs w:val="24"/>
          <w:lang w:val="en-US"/>
        </w:rPr>
        <w:t>Effect of thermal sample pre-treatment</w:t>
      </w:r>
    </w:p>
    <w:p w14:paraId="215A5732" w14:textId="4AC65892" w:rsidR="00937056" w:rsidRPr="00B260A7" w:rsidRDefault="00937056" w:rsidP="00B260A7">
      <w:pPr>
        <w:pStyle w:val="NormalWeb"/>
        <w:spacing w:before="0" w:beforeAutospacing="0" w:after="0" w:afterAutospacing="0" w:line="276" w:lineRule="auto"/>
        <w:jc w:val="both"/>
        <w:rPr>
          <w:color w:val="000000" w:themeColor="text1"/>
          <w:lang w:val="en-US"/>
        </w:rPr>
      </w:pPr>
      <w:r w:rsidRPr="00B260A7">
        <w:rPr>
          <w:color w:val="000000" w:themeColor="text1"/>
          <w:lang w:val="en-US"/>
        </w:rPr>
        <w:t>In some studies, wastewater samples were subjected to thermal treatment (56 °C for 30 min or 60 °C for 90 min), to increase the safety of the laboratory personnel during sample handling (</w:t>
      </w:r>
      <w:hyperlink r:id="rId15" w:anchor="bib0110" w:history="1">
        <w:r w:rsidRPr="00B260A7">
          <w:rPr>
            <w:rStyle w:val="Hyperlink"/>
            <w:rFonts w:eastAsiaTheme="majorEastAsia"/>
            <w:color w:val="000000" w:themeColor="text1"/>
            <w:lang w:val="en-US"/>
          </w:rPr>
          <w:t>22</w:t>
        </w:r>
      </w:hyperlink>
      <w:r w:rsidRPr="00B260A7">
        <w:rPr>
          <w:color w:val="000000" w:themeColor="text1"/>
          <w:lang w:val="en-US"/>
        </w:rPr>
        <w:t xml:space="preserve">; </w:t>
      </w:r>
      <w:hyperlink r:id="rId16" w:anchor="bib0155" w:history="1">
        <w:r w:rsidRPr="00B260A7">
          <w:rPr>
            <w:rStyle w:val="Hyperlink"/>
            <w:rFonts w:eastAsiaTheme="majorEastAsia"/>
            <w:color w:val="000000" w:themeColor="text1"/>
            <w:lang w:val="en-US"/>
          </w:rPr>
          <w:t>31</w:t>
        </w:r>
      </w:hyperlink>
      <w:r w:rsidRPr="00B260A7">
        <w:rPr>
          <w:color w:val="000000" w:themeColor="text1"/>
          <w:lang w:val="en-US"/>
        </w:rPr>
        <w:t>). The thermal treatment of the sample was shown to reduce the infectivity of SARS-CoV-2</w:t>
      </w:r>
      <w:bookmarkStart w:id="20" w:name="bbib0300"/>
      <w:r w:rsidRPr="00B260A7">
        <w:rPr>
          <w:color w:val="000000" w:themeColor="text1"/>
          <w:lang w:val="en-US"/>
        </w:rPr>
        <w:t>(</w:t>
      </w:r>
      <w:hyperlink r:id="rId17" w:anchor="bib0300" w:history="1">
        <w:r w:rsidRPr="00B260A7">
          <w:rPr>
            <w:rStyle w:val="Hyperlink"/>
            <w:rFonts w:eastAsiaTheme="majorEastAsia"/>
            <w:color w:val="000000" w:themeColor="text1"/>
            <w:lang w:val="en-US"/>
          </w:rPr>
          <w:t>60</w:t>
        </w:r>
      </w:hyperlink>
      <w:bookmarkEnd w:id="20"/>
      <w:r w:rsidRPr="00B260A7">
        <w:rPr>
          <w:color w:val="000000" w:themeColor="text1"/>
          <w:lang w:val="en-US"/>
        </w:rPr>
        <w:t>).</w:t>
      </w:r>
      <w:bookmarkEnd w:id="13"/>
      <w:r w:rsidRPr="00B260A7">
        <w:rPr>
          <w:color w:val="000000" w:themeColor="text1"/>
          <w:lang w:val="en-US"/>
        </w:rPr>
        <w:t xml:space="preserve"> Also, raw wastewater samples were pasteurized at 60 °C for 90 min to inactivate SARS-CoV-2 (</w:t>
      </w:r>
      <w:hyperlink r:id="rId18" w:anchor="bib0155" w:history="1">
        <w:r w:rsidRPr="00B260A7">
          <w:rPr>
            <w:rStyle w:val="Hyperlink"/>
            <w:rFonts w:eastAsiaTheme="majorEastAsia"/>
            <w:color w:val="000000" w:themeColor="text1"/>
            <w:lang w:val="en-US"/>
          </w:rPr>
          <w:t>31</w:t>
        </w:r>
      </w:hyperlink>
      <w:r w:rsidRPr="00B260A7">
        <w:rPr>
          <w:color w:val="000000" w:themeColor="text1"/>
          <w:lang w:val="en-US"/>
        </w:rPr>
        <w:t>). The thermal treatment of samples is dependable with previous studies dealing with enveloped virus surv</w:t>
      </w:r>
      <w:bookmarkStart w:id="21" w:name="bbib0305"/>
      <w:r w:rsidRPr="00B260A7">
        <w:rPr>
          <w:color w:val="000000" w:themeColor="text1"/>
          <w:lang w:val="en-US"/>
        </w:rPr>
        <w:t>ival in pasteurized wastewater (</w:t>
      </w:r>
      <w:r w:rsidR="00217569" w:rsidRPr="00B260A7">
        <w:rPr>
          <w:rFonts w:eastAsiaTheme="majorEastAsia"/>
          <w:color w:val="000000" w:themeColor="text1"/>
          <w:lang w:val="en-US"/>
        </w:rPr>
        <w:t>3</w:t>
      </w:r>
      <w:bookmarkEnd w:id="21"/>
      <w:r w:rsidR="00217569" w:rsidRPr="00B260A7">
        <w:rPr>
          <w:rFonts w:eastAsiaTheme="majorEastAsia"/>
          <w:color w:val="000000" w:themeColor="text1"/>
          <w:lang w:val="en-US"/>
        </w:rPr>
        <w:t>2</w:t>
      </w:r>
      <w:r w:rsidRPr="00B260A7">
        <w:rPr>
          <w:color w:val="000000" w:themeColor="text1"/>
          <w:lang w:val="en-US"/>
        </w:rPr>
        <w:t>)</w:t>
      </w:r>
      <w:bookmarkStart w:id="22" w:name="bbib0310"/>
      <w:r w:rsidRPr="00B260A7">
        <w:rPr>
          <w:color w:val="000000" w:themeColor="text1"/>
          <w:lang w:val="en-US"/>
        </w:rPr>
        <w:t>. The time required for 90% viral inactivation (T</w:t>
      </w:r>
      <w:r w:rsidRPr="00B260A7">
        <w:rPr>
          <w:color w:val="000000" w:themeColor="text1"/>
          <w:vertAlign w:val="subscript"/>
          <w:lang w:val="en-US"/>
        </w:rPr>
        <w:t>90</w:t>
      </w:r>
      <w:r w:rsidRPr="00B260A7">
        <w:rPr>
          <w:color w:val="000000" w:themeColor="text1"/>
          <w:lang w:val="en-US"/>
        </w:rPr>
        <w:t>) ranged between 7-13 h for the enveloped viruses </w:t>
      </w:r>
      <w:r w:rsidRPr="00B260A7">
        <w:rPr>
          <w:rStyle w:val="Emphasis"/>
          <w:iCs w:val="0"/>
          <w:color w:val="000000" w:themeColor="text1"/>
        </w:rPr>
        <w:t>ϕ</w:t>
      </w:r>
      <w:r w:rsidRPr="00B260A7">
        <w:rPr>
          <w:rStyle w:val="Emphasis"/>
          <w:iCs w:val="0"/>
          <w:color w:val="000000" w:themeColor="text1"/>
          <w:lang w:val="en-US"/>
        </w:rPr>
        <w:t>6</w:t>
      </w:r>
      <w:r w:rsidRPr="00B260A7">
        <w:rPr>
          <w:color w:val="000000" w:themeColor="text1"/>
          <w:lang w:val="en-US"/>
        </w:rPr>
        <w:t> and MHV in unpasteurized wastewater at 25 °C, whereas an increase in the T</w:t>
      </w:r>
      <w:r w:rsidRPr="00B260A7">
        <w:rPr>
          <w:color w:val="000000" w:themeColor="text1"/>
          <w:vertAlign w:val="subscript"/>
          <w:lang w:val="en-US"/>
        </w:rPr>
        <w:t>90</w:t>
      </w:r>
      <w:r w:rsidRPr="00B260A7">
        <w:rPr>
          <w:color w:val="000000" w:themeColor="text1"/>
          <w:lang w:val="en-US"/>
        </w:rPr>
        <w:t xml:space="preserve"> values to 28-36 h was observed at 10 °C. </w:t>
      </w:r>
    </w:p>
    <w:bookmarkEnd w:id="19"/>
    <w:bookmarkEnd w:id="22"/>
    <w:p w14:paraId="21CFD0D7"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3C8B7A02" w14:textId="6DDEA174"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Sars-Cov-2 persistence and fate in the environment</w:t>
      </w:r>
    </w:p>
    <w:p w14:paraId="4DD47784"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SARS-CoV-2 shedding by infected individuals</w:t>
      </w:r>
    </w:p>
    <w:p w14:paraId="6AF9E628" w14:textId="1E4D689D"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Wu et al. (</w:t>
      </w:r>
      <w:r w:rsidR="00217569" w:rsidRPr="00B260A7">
        <w:rPr>
          <w:rFonts w:ascii="Times New Roman" w:eastAsia="ArialMT" w:hAnsi="Times New Roman" w:cs="Times New Roman"/>
          <w:color w:val="000000" w:themeColor="text1"/>
          <w:sz w:val="24"/>
          <w:szCs w:val="24"/>
          <w:lang w:val="en-US"/>
        </w:rPr>
        <w:t>33</w:t>
      </w:r>
      <w:r w:rsidRPr="00B260A7">
        <w:rPr>
          <w:rFonts w:ascii="Times New Roman" w:eastAsia="ArialMT" w:hAnsi="Times New Roman" w:cs="Times New Roman"/>
          <w:color w:val="000000" w:themeColor="text1"/>
          <w:sz w:val="24"/>
          <w:szCs w:val="24"/>
          <w:lang w:val="en-US"/>
        </w:rPr>
        <w:t>) demonstrated excretion of the SARS-CoV-2 virus after 3 weeks in phlegm and 4 weeks in stools. Other researchers have diagnosed clinical specimens from 73 hospitalized patients infected with SARS CoV-2 where thirty-nine patients tested positive for SARS-CoV-2 RNA in stool samples and 17 of those patients remained positive for SARS-CoV-2 in stools after becoming negative in respiratory samples (</w:t>
      </w:r>
      <w:r w:rsidR="00217569" w:rsidRPr="00B260A7">
        <w:rPr>
          <w:rFonts w:ascii="Times New Roman" w:eastAsia="ArialMT" w:hAnsi="Times New Roman" w:cs="Times New Roman"/>
          <w:color w:val="000000" w:themeColor="text1"/>
          <w:sz w:val="24"/>
          <w:szCs w:val="24"/>
          <w:lang w:val="en-US"/>
        </w:rPr>
        <w:t>34, 3</w:t>
      </w:r>
      <w:r w:rsidRPr="00B260A7">
        <w:rPr>
          <w:rFonts w:ascii="Times New Roman" w:eastAsia="ArialMT" w:hAnsi="Times New Roman" w:cs="Times New Roman"/>
          <w:color w:val="000000" w:themeColor="text1"/>
          <w:sz w:val="24"/>
          <w:szCs w:val="24"/>
          <w:lang w:val="en-US"/>
        </w:rPr>
        <w:t xml:space="preserve">5). This finding has now been repeated in various studies showing the extended duration of shedding of the virus in fecal samples. </w:t>
      </w:r>
      <w:proofErr w:type="spellStart"/>
      <w:r w:rsidRPr="00B260A7">
        <w:rPr>
          <w:rFonts w:ascii="Times New Roman" w:eastAsia="ArialMT" w:hAnsi="Times New Roman" w:cs="Times New Roman"/>
          <w:color w:val="000000" w:themeColor="text1"/>
          <w:sz w:val="24"/>
          <w:szCs w:val="24"/>
          <w:lang w:val="en-US"/>
        </w:rPr>
        <w:t>Sethuraman</w:t>
      </w:r>
      <w:proofErr w:type="spellEnd"/>
      <w:r w:rsidRPr="00B260A7">
        <w:rPr>
          <w:rFonts w:ascii="Times New Roman" w:eastAsia="ArialMT" w:hAnsi="Times New Roman" w:cs="Times New Roman"/>
          <w:color w:val="000000" w:themeColor="text1"/>
          <w:sz w:val="24"/>
          <w:szCs w:val="24"/>
          <w:lang w:val="en-US"/>
        </w:rPr>
        <w:t xml:space="preserve"> et al. (</w:t>
      </w:r>
      <w:r w:rsidR="00217569" w:rsidRPr="00B260A7">
        <w:rPr>
          <w:rFonts w:ascii="Times New Roman" w:eastAsia="ArialMT" w:hAnsi="Times New Roman" w:cs="Times New Roman"/>
          <w:color w:val="000000" w:themeColor="text1"/>
          <w:sz w:val="24"/>
          <w:szCs w:val="24"/>
          <w:lang w:val="en-US"/>
        </w:rPr>
        <w:t>36</w:t>
      </w:r>
      <w:r w:rsidRPr="00B260A7">
        <w:rPr>
          <w:rFonts w:ascii="Times New Roman" w:eastAsia="ArialMT" w:hAnsi="Times New Roman" w:cs="Times New Roman"/>
          <w:color w:val="000000" w:themeColor="text1"/>
          <w:sz w:val="24"/>
          <w:szCs w:val="24"/>
          <w:lang w:val="en-US"/>
        </w:rPr>
        <w:t>) reported that in some cases, viral RNA can be detected in stool samples by RT-PCR 6 weeks after the first positive test.</w:t>
      </w:r>
    </w:p>
    <w:p w14:paraId="0FFF794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6DB7BAB"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SARS-CoV-2 persistence in the environment</w:t>
      </w:r>
    </w:p>
    <w:p w14:paraId="3D242CC8" w14:textId="4BFFF7C4"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Chin et al. (</w:t>
      </w:r>
      <w:proofErr w:type="gramStart"/>
      <w:r w:rsidRPr="00B260A7">
        <w:rPr>
          <w:rFonts w:ascii="Times New Roman" w:eastAsia="ArialMT" w:hAnsi="Times New Roman" w:cs="Times New Roman"/>
          <w:color w:val="000000" w:themeColor="text1"/>
          <w:sz w:val="24"/>
          <w:szCs w:val="24"/>
          <w:lang w:val="en-US"/>
        </w:rPr>
        <w:t>2020)</w:t>
      </w:r>
      <w:r w:rsidR="00B260A7" w:rsidRPr="00B260A7">
        <w:rPr>
          <w:rFonts w:ascii="Times New Roman" w:eastAsia="ArialMT" w:hAnsi="Times New Roman" w:cs="Times New Roman"/>
          <w:color w:val="000000" w:themeColor="text1"/>
          <w:sz w:val="24"/>
          <w:szCs w:val="24"/>
          <w:lang w:val="en-US"/>
        </w:rPr>
        <w:t>(</w:t>
      </w:r>
      <w:proofErr w:type="gramEnd"/>
      <w:r w:rsidR="00B260A7" w:rsidRPr="00B260A7">
        <w:rPr>
          <w:rFonts w:ascii="Times New Roman" w:eastAsia="ArialMT" w:hAnsi="Times New Roman" w:cs="Times New Roman"/>
          <w:color w:val="000000" w:themeColor="text1"/>
          <w:sz w:val="24"/>
          <w:szCs w:val="24"/>
          <w:lang w:val="en-US"/>
        </w:rPr>
        <w:t>37)</w:t>
      </w:r>
      <w:r w:rsidRPr="00B260A7">
        <w:rPr>
          <w:rFonts w:ascii="Times New Roman" w:eastAsia="ArialMT" w:hAnsi="Times New Roman" w:cs="Times New Roman"/>
          <w:color w:val="000000" w:themeColor="text1"/>
          <w:sz w:val="24"/>
          <w:szCs w:val="24"/>
          <w:lang w:val="en-US"/>
        </w:rPr>
        <w:t xml:space="preserve"> noted that the SARS-CoV-2 virus is vulnerable to standard disinfection methods and was undetected after 5-minute contact with household bleach (sodium hypochlorite) at various concentrations (1:49 and 1:99 dilution ratios), ethanol (70%), </w:t>
      </w:r>
      <w:proofErr w:type="spellStart"/>
      <w:r w:rsidRPr="00B260A7">
        <w:rPr>
          <w:rFonts w:ascii="Times New Roman" w:eastAsia="ArialMT" w:hAnsi="Times New Roman" w:cs="Times New Roman"/>
          <w:color w:val="000000" w:themeColor="text1"/>
          <w:sz w:val="24"/>
          <w:szCs w:val="24"/>
          <w:lang w:val="en-US"/>
        </w:rPr>
        <w:t>povidine</w:t>
      </w:r>
      <w:proofErr w:type="spellEnd"/>
      <w:r w:rsidRPr="00B260A7">
        <w:rPr>
          <w:rFonts w:ascii="Times New Roman" w:eastAsia="ArialMT" w:hAnsi="Times New Roman" w:cs="Times New Roman"/>
          <w:color w:val="000000" w:themeColor="text1"/>
          <w:sz w:val="24"/>
          <w:szCs w:val="24"/>
          <w:lang w:val="en-US"/>
        </w:rPr>
        <w:t>-iodine (7.5%), chloroxylenol (0.05%) and chlorhexidine (0.05%). Chin et al. (</w:t>
      </w:r>
      <w:proofErr w:type="gramStart"/>
      <w:r w:rsidRPr="00B260A7">
        <w:rPr>
          <w:rFonts w:ascii="Times New Roman" w:eastAsia="ArialMT" w:hAnsi="Times New Roman" w:cs="Times New Roman"/>
          <w:color w:val="000000" w:themeColor="text1"/>
          <w:sz w:val="24"/>
          <w:szCs w:val="24"/>
          <w:lang w:val="en-US"/>
        </w:rPr>
        <w:t>2020)</w:t>
      </w:r>
      <w:r w:rsidR="00B260A7" w:rsidRPr="00B260A7">
        <w:rPr>
          <w:rFonts w:ascii="Times New Roman" w:eastAsia="ArialMT" w:hAnsi="Times New Roman" w:cs="Times New Roman"/>
          <w:color w:val="000000" w:themeColor="text1"/>
          <w:sz w:val="24"/>
          <w:szCs w:val="24"/>
          <w:lang w:val="en-US"/>
        </w:rPr>
        <w:t>(</w:t>
      </w:r>
      <w:proofErr w:type="gramEnd"/>
      <w:r w:rsidR="00B260A7" w:rsidRPr="00B260A7">
        <w:rPr>
          <w:rFonts w:ascii="Times New Roman" w:eastAsia="ArialMT" w:hAnsi="Times New Roman" w:cs="Times New Roman"/>
          <w:color w:val="000000" w:themeColor="text1"/>
          <w:sz w:val="24"/>
          <w:szCs w:val="24"/>
          <w:lang w:val="en-US"/>
        </w:rPr>
        <w:t>38)</w:t>
      </w:r>
      <w:r w:rsidRPr="00B260A7">
        <w:rPr>
          <w:rFonts w:ascii="Times New Roman" w:eastAsia="ArialMT" w:hAnsi="Times New Roman" w:cs="Times New Roman"/>
          <w:color w:val="000000" w:themeColor="text1"/>
          <w:sz w:val="24"/>
          <w:szCs w:val="24"/>
          <w:lang w:val="en-US"/>
        </w:rPr>
        <w:t xml:space="preserve"> also reviewed the stability of SARS-CoV-2 within the wastewater by incubating the virus in a virus transport </w:t>
      </w:r>
      <w:r w:rsidRPr="00B260A7">
        <w:rPr>
          <w:rFonts w:ascii="Times New Roman" w:eastAsia="ArialMT" w:hAnsi="Times New Roman" w:cs="Times New Roman"/>
          <w:color w:val="000000" w:themeColor="text1"/>
          <w:sz w:val="24"/>
          <w:szCs w:val="24"/>
          <w:lang w:val="en-US"/>
        </w:rPr>
        <w:lastRenderedPageBreak/>
        <w:t>medium at various temperatures for up to 14 days and then tested for infectivity. SARS-CoV-2 virus infectivity was also assayed following incubation on different surfaces, exposure to varying pH</w:t>
      </w:r>
    </w:p>
    <w:p w14:paraId="2FD6D072" w14:textId="2F59B733"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values and different disinfectants. The researchers found that infectivity was still detectable on day 14 when the virus was incubated at 4°C, whereas at 70°C the virus was inactivated in 5 minutes. In the same article, the stability of the virus on various surfaces was tested by dropping the cultured virus onto surfaces left at room temperature (22°C) and a relative humidity of 65%. They found that treated smooth surfaces, particularly steel and plastic, support the persistence of infective virus more than rougher surfaces such as tissue paper, wood and cloth. The virus was stable at a range of pH values (at room temperature</w:t>
      </w:r>
      <w:proofErr w:type="gramStart"/>
      <w:r w:rsidRPr="00B260A7">
        <w:rPr>
          <w:rFonts w:ascii="Times New Roman" w:eastAsia="ArialMT" w:hAnsi="Times New Roman" w:cs="Times New Roman"/>
          <w:color w:val="000000" w:themeColor="text1"/>
          <w:sz w:val="24"/>
          <w:szCs w:val="24"/>
          <w:lang w:val="en-US"/>
        </w:rPr>
        <w:t>).Van</w:t>
      </w:r>
      <w:proofErr w:type="gramEnd"/>
      <w:r w:rsidRPr="00B260A7">
        <w:rPr>
          <w:rFonts w:ascii="Times New Roman" w:eastAsia="ArialMT" w:hAnsi="Times New Roman" w:cs="Times New Roman"/>
          <w:color w:val="000000" w:themeColor="text1"/>
          <w:sz w:val="24"/>
          <w:szCs w:val="24"/>
          <w:lang w:val="en-US"/>
        </w:rPr>
        <w:t xml:space="preserve"> Dormagen et al. (</w:t>
      </w:r>
      <w:r w:rsidR="00B260A7" w:rsidRPr="00B260A7">
        <w:rPr>
          <w:rFonts w:ascii="Times New Roman" w:eastAsia="ArialMT" w:hAnsi="Times New Roman" w:cs="Times New Roman"/>
          <w:color w:val="000000" w:themeColor="text1"/>
          <w:sz w:val="24"/>
          <w:szCs w:val="24"/>
          <w:lang w:val="en-US"/>
        </w:rPr>
        <w:t>39</w:t>
      </w:r>
      <w:r w:rsidRPr="00B260A7">
        <w:rPr>
          <w:rFonts w:ascii="Times New Roman" w:eastAsia="ArialMT" w:hAnsi="Times New Roman" w:cs="Times New Roman"/>
          <w:color w:val="000000" w:themeColor="text1"/>
          <w:sz w:val="24"/>
          <w:szCs w:val="24"/>
          <w:lang w:val="en-US"/>
        </w:rPr>
        <w:t>) compared SARS-CoV-2 to the 2005 SARS-CoV-1 in terms of viability in aerosols, finding that, like SARS-CoV-1, SARS-CoV-2 also remains viable in aerosols (testing was for 3 h).</w:t>
      </w:r>
    </w:p>
    <w:p w14:paraId="5F076C72" w14:textId="6D0BF0FE"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Although there is limited data on the survival of SARS-CoV-2 in water, because they behave similarly in aerosols, similar conduct is likely for SARS-CoV-1 and SARS-CoV-2 in water and wastewater. SARSCoV-1 was predicted to be very stable at 4°C in filtered tap water, and was found to remain live in stools for 6 days at room temperature, with fragments of SARS CoV-1 being detected in wastewater for up to 3 days, making it less stable in wastewater than poliovirus (</w:t>
      </w:r>
      <w:r w:rsidR="00B260A7" w:rsidRPr="00B260A7">
        <w:rPr>
          <w:rFonts w:ascii="Times New Roman" w:eastAsia="ArialMT" w:hAnsi="Times New Roman" w:cs="Times New Roman"/>
          <w:color w:val="000000" w:themeColor="text1"/>
          <w:sz w:val="24"/>
          <w:szCs w:val="24"/>
          <w:lang w:val="en-US"/>
        </w:rPr>
        <w:t>40</w:t>
      </w:r>
      <w:r w:rsidRPr="00B260A7">
        <w:rPr>
          <w:rFonts w:ascii="Times New Roman" w:eastAsia="ArialMT" w:hAnsi="Times New Roman" w:cs="Times New Roman"/>
          <w:color w:val="000000" w:themeColor="text1"/>
          <w:sz w:val="24"/>
          <w:szCs w:val="24"/>
          <w:lang w:val="en-US"/>
        </w:rPr>
        <w:t>).</w:t>
      </w:r>
    </w:p>
    <w:p w14:paraId="3AD832B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31FA15B" w14:textId="3FF269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Environmental surveillance of Sars-Cov-2</w:t>
      </w:r>
    </w:p>
    <w:p w14:paraId="5A933025" w14:textId="1A654584" w:rsidR="00937056"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Many COVID-19 infections are asymptomatic and unless tested, can remain undetected. As a complementary approach to monitoring the spread of COVID-19, many countries have since implemented wastewater-based surveillance of COVID-19 infections by monitoring the absence and presence, and concentration of SARS-CoV-2 viral particles in wastewater and contaminated environmental water sources (Ref.). Environmental surveillance has also been used and recommended for other infectious disease-causing microorganisms such as typhoid (WHO, 2018), early warning of hepatitis A and norovirus outbreaks (4</w:t>
      </w:r>
      <w:r w:rsidR="00B260A7" w:rsidRPr="00B260A7">
        <w:rPr>
          <w:rFonts w:ascii="Times New Roman" w:eastAsia="ArialMT" w:hAnsi="Times New Roman" w:cs="Times New Roman"/>
          <w:color w:val="000000" w:themeColor="text1"/>
          <w:sz w:val="24"/>
          <w:szCs w:val="24"/>
          <w:lang w:val="en-US"/>
        </w:rPr>
        <w:t>1</w:t>
      </w:r>
      <w:r w:rsidRPr="00B260A7">
        <w:rPr>
          <w:rFonts w:ascii="Times New Roman" w:eastAsia="ArialMT" w:hAnsi="Times New Roman" w:cs="Times New Roman"/>
          <w:color w:val="000000" w:themeColor="text1"/>
          <w:sz w:val="24"/>
          <w:szCs w:val="24"/>
          <w:lang w:val="en-US"/>
        </w:rPr>
        <w:t>), as well as for antimicrobial resistance (</w:t>
      </w:r>
      <w:r w:rsidR="00B260A7" w:rsidRPr="00B260A7">
        <w:rPr>
          <w:rFonts w:ascii="Times New Roman" w:eastAsia="ArialMT" w:hAnsi="Times New Roman" w:cs="Times New Roman"/>
          <w:color w:val="000000" w:themeColor="text1"/>
          <w:sz w:val="24"/>
          <w:szCs w:val="24"/>
          <w:lang w:val="en-US"/>
        </w:rPr>
        <w:t>42</w:t>
      </w:r>
      <w:r w:rsidRPr="00B260A7">
        <w:rPr>
          <w:rFonts w:ascii="Times New Roman" w:eastAsia="ArialMT" w:hAnsi="Times New Roman" w:cs="Times New Roman"/>
          <w:color w:val="000000" w:themeColor="text1"/>
          <w:sz w:val="24"/>
          <w:szCs w:val="24"/>
          <w:lang w:val="en-US"/>
        </w:rPr>
        <w:t>), with modeling techniques used to assist both the design and interpretation of those efforts (</w:t>
      </w:r>
      <w:r w:rsidR="00B260A7" w:rsidRPr="00B260A7">
        <w:rPr>
          <w:rFonts w:ascii="Times New Roman" w:eastAsia="ArialMT" w:hAnsi="Times New Roman" w:cs="Times New Roman"/>
          <w:color w:val="000000" w:themeColor="text1"/>
          <w:sz w:val="24"/>
          <w:szCs w:val="24"/>
          <w:lang w:val="en-US"/>
        </w:rPr>
        <w:t>44</w:t>
      </w:r>
      <w:r w:rsidRPr="00B260A7">
        <w:rPr>
          <w:rFonts w:ascii="Times New Roman" w:eastAsia="ArialMT" w:hAnsi="Times New Roman" w:cs="Times New Roman"/>
          <w:color w:val="000000" w:themeColor="text1"/>
          <w:sz w:val="24"/>
          <w:szCs w:val="24"/>
          <w:lang w:val="en-US"/>
        </w:rPr>
        <w:t>). A compartmental epidemiological model developed by (</w:t>
      </w:r>
      <w:r w:rsidR="00B260A7" w:rsidRPr="00B260A7">
        <w:rPr>
          <w:rFonts w:ascii="Times New Roman" w:eastAsia="ArialMT" w:hAnsi="Times New Roman" w:cs="Times New Roman"/>
          <w:color w:val="000000" w:themeColor="text1"/>
          <w:sz w:val="24"/>
          <w:szCs w:val="24"/>
          <w:lang w:val="en-US"/>
        </w:rPr>
        <w:t>43</w:t>
      </w:r>
      <w:r w:rsidRPr="00B260A7">
        <w:rPr>
          <w:rFonts w:ascii="Times New Roman" w:eastAsia="ArialMT" w:hAnsi="Times New Roman" w:cs="Times New Roman"/>
          <w:color w:val="000000" w:themeColor="text1"/>
          <w:sz w:val="24"/>
          <w:szCs w:val="24"/>
          <w:lang w:val="en-US"/>
        </w:rPr>
        <w:t>) suggested that contaminated natural water bodies could become environmental reservoirs of SARS-</w:t>
      </w:r>
      <w:proofErr w:type="spellStart"/>
      <w:r w:rsidRPr="00B260A7">
        <w:rPr>
          <w:rFonts w:ascii="Times New Roman" w:eastAsia="ArialMT" w:hAnsi="Times New Roman" w:cs="Times New Roman"/>
          <w:color w:val="000000" w:themeColor="text1"/>
          <w:sz w:val="24"/>
          <w:szCs w:val="24"/>
          <w:lang w:val="en-US"/>
        </w:rPr>
        <w:t>CoVs</w:t>
      </w:r>
      <w:proofErr w:type="spellEnd"/>
      <w:r w:rsidRPr="00B260A7">
        <w:rPr>
          <w:rFonts w:ascii="Times New Roman" w:eastAsia="ArialMT" w:hAnsi="Times New Roman" w:cs="Times New Roman"/>
          <w:color w:val="000000" w:themeColor="text1"/>
          <w:sz w:val="24"/>
          <w:szCs w:val="24"/>
          <w:lang w:val="en-US"/>
        </w:rPr>
        <w:t>, which would require the enforcement of strict post-epidemic measures to prevent re-infection. Currently, however, the minimal infectious dose (MID) of SARS-CoV-2, that is, the number of viral particles that causes an infection, for humans is unknown (</w:t>
      </w:r>
      <w:r w:rsidR="00B260A7" w:rsidRPr="00B260A7">
        <w:rPr>
          <w:rFonts w:ascii="Times New Roman" w:eastAsia="ArialMT" w:hAnsi="Times New Roman" w:cs="Times New Roman"/>
          <w:color w:val="000000" w:themeColor="text1"/>
          <w:sz w:val="24"/>
          <w:szCs w:val="24"/>
          <w:lang w:val="en-US"/>
        </w:rPr>
        <w:t>45</w:t>
      </w:r>
      <w:r w:rsidRPr="00B260A7">
        <w:rPr>
          <w:rFonts w:ascii="Times New Roman" w:eastAsia="ArialMT" w:hAnsi="Times New Roman" w:cs="Times New Roman"/>
          <w:color w:val="000000" w:themeColor="text1"/>
          <w:sz w:val="24"/>
          <w:szCs w:val="24"/>
          <w:lang w:val="en-US"/>
        </w:rPr>
        <w:t xml:space="preserve">) and while SARS-CoV-2 has been detected in sewage and has been described to survive for 14 days in sewage at 4°C, and 2 days at 20°C, no fecal-oral transmission has yet been described for COVID-19. Due to its lipid envelope, it is expected that the new </w:t>
      </w:r>
      <w:proofErr w:type="spellStart"/>
      <w:r w:rsidRPr="00B260A7">
        <w:rPr>
          <w:rFonts w:ascii="Times New Roman" w:eastAsia="ArialMT" w:hAnsi="Times New Roman" w:cs="Times New Roman"/>
          <w:color w:val="000000" w:themeColor="text1"/>
          <w:sz w:val="24"/>
          <w:szCs w:val="24"/>
          <w:lang w:val="en-US"/>
        </w:rPr>
        <w:t>CoV</w:t>
      </w:r>
      <w:proofErr w:type="spellEnd"/>
      <w:r w:rsidRPr="00B260A7">
        <w:rPr>
          <w:rFonts w:ascii="Times New Roman" w:eastAsia="ArialMT" w:hAnsi="Times New Roman" w:cs="Times New Roman"/>
          <w:color w:val="000000" w:themeColor="text1"/>
          <w:sz w:val="24"/>
          <w:szCs w:val="24"/>
          <w:lang w:val="en-US"/>
        </w:rPr>
        <w:t xml:space="preserve"> will be less abundant as an infectious virus in wastewater when compared to other known enteric viruses, and less stable when exposed to water treatment processes in water and wastewater treatment plants (Ref.). In the context of surveillance, the presence or absence of the virus in wastewater is relevant, not due to the potential risk of infection spread, but because of the potential to determine the presence of infected individuals in a community (Ref.). More research is required to determine the potential for infection due to exposure to untreated wastewater or </w:t>
      </w:r>
      <w:r w:rsidRPr="00B260A7">
        <w:rPr>
          <w:rFonts w:ascii="Times New Roman" w:eastAsia="ArialMT" w:hAnsi="Times New Roman" w:cs="Times New Roman"/>
          <w:color w:val="000000" w:themeColor="text1"/>
          <w:sz w:val="24"/>
          <w:szCs w:val="24"/>
          <w:lang w:val="en-US"/>
        </w:rPr>
        <w:lastRenderedPageBreak/>
        <w:t xml:space="preserve">environmental sources contaminated with untreated wastewater. The following pilot study was planned and implemented to assess the justifiability of WBE in the </w:t>
      </w:r>
      <w:r w:rsidR="00EB3F9B">
        <w:rPr>
          <w:rFonts w:ascii="Times New Roman" w:eastAsia="ArialMT" w:hAnsi="Times New Roman" w:cs="Times New Roman"/>
          <w:color w:val="000000" w:themeColor="text1"/>
          <w:sz w:val="24"/>
          <w:szCs w:val="24"/>
          <w:lang w:val="en-US"/>
        </w:rPr>
        <w:t xml:space="preserve">context of Bangladesh. </w:t>
      </w:r>
    </w:p>
    <w:p w14:paraId="78D5FF92" w14:textId="77777777" w:rsidR="00EB3F9B" w:rsidRDefault="00EB3F9B"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4BA8BE3" w14:textId="77777777" w:rsidR="00EB3F9B" w:rsidRDefault="00EB3F9B"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3954E9E" w14:textId="77777777" w:rsidR="00EB3F9B" w:rsidRPr="00B260A7" w:rsidRDefault="00EB3F9B"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5BAAE6AA"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hAnsi="Times New Roman" w:cs="Times New Roman"/>
          <w:b/>
          <w:bCs/>
          <w:color w:val="000000" w:themeColor="text1"/>
          <w:sz w:val="24"/>
          <w:szCs w:val="24"/>
          <w:lang w:val="en-US"/>
        </w:rPr>
        <w:t>AIMS AND OBJECTIVES OF THE STUDY</w:t>
      </w:r>
    </w:p>
    <w:p w14:paraId="465FDED3" w14:textId="36877BE7" w:rsidR="00937056"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The aim of this study </w:t>
      </w:r>
      <w:r w:rsidR="001879A6">
        <w:rPr>
          <w:rFonts w:ascii="Times New Roman" w:eastAsia="ArialMT" w:hAnsi="Times New Roman" w:cs="Times New Roman"/>
          <w:color w:val="000000" w:themeColor="text1"/>
          <w:sz w:val="24"/>
          <w:szCs w:val="24"/>
          <w:lang w:val="en-US"/>
        </w:rPr>
        <w:t>was</w:t>
      </w:r>
      <w:r w:rsidR="001879A6" w:rsidRPr="00B260A7">
        <w:rPr>
          <w:rFonts w:ascii="Times New Roman" w:eastAsia="ArialMT" w:hAnsi="Times New Roman" w:cs="Times New Roman"/>
          <w:color w:val="000000" w:themeColor="text1"/>
          <w:sz w:val="24"/>
          <w:szCs w:val="24"/>
          <w:lang w:val="en-US"/>
        </w:rPr>
        <w:t xml:space="preserve"> </w:t>
      </w:r>
      <w:r w:rsidRPr="00B260A7">
        <w:rPr>
          <w:rFonts w:ascii="Times New Roman" w:eastAsia="ArialMT" w:hAnsi="Times New Roman" w:cs="Times New Roman"/>
          <w:color w:val="000000" w:themeColor="text1"/>
          <w:sz w:val="24"/>
          <w:szCs w:val="24"/>
          <w:lang w:val="en-US"/>
        </w:rPr>
        <w:t xml:space="preserve">to test the feasibility of applying the WBE and environmental water surveillance concept in Bangladesh as a tool </w:t>
      </w:r>
      <w:r w:rsidR="00FF2099">
        <w:rPr>
          <w:rFonts w:ascii="Times New Roman" w:eastAsia="ArialMT" w:hAnsi="Times New Roman" w:cs="Times New Roman"/>
          <w:color w:val="000000" w:themeColor="text1"/>
          <w:sz w:val="24"/>
          <w:szCs w:val="24"/>
          <w:lang w:val="en-US"/>
        </w:rPr>
        <w:t>to</w:t>
      </w:r>
      <w:r w:rsidR="00FF2099" w:rsidRPr="00B260A7">
        <w:rPr>
          <w:rFonts w:ascii="Times New Roman" w:eastAsia="ArialMT" w:hAnsi="Times New Roman" w:cs="Times New Roman"/>
          <w:color w:val="000000" w:themeColor="text1"/>
          <w:sz w:val="24"/>
          <w:szCs w:val="24"/>
          <w:lang w:val="en-US"/>
        </w:rPr>
        <w:t xml:space="preserve"> </w:t>
      </w:r>
      <w:r w:rsidRPr="00B260A7">
        <w:rPr>
          <w:rFonts w:ascii="Times New Roman" w:eastAsia="ArialMT" w:hAnsi="Times New Roman" w:cs="Times New Roman"/>
          <w:color w:val="000000" w:themeColor="text1"/>
          <w:sz w:val="24"/>
          <w:szCs w:val="24"/>
          <w:lang w:val="en-US"/>
        </w:rPr>
        <w:t xml:space="preserve">provide valuable information about the spread of Covid-19 </w:t>
      </w:r>
      <w:proofErr w:type="spellStart"/>
      <w:r w:rsidRPr="00B260A7">
        <w:rPr>
          <w:rFonts w:ascii="Times New Roman" w:eastAsia="ArialMT" w:hAnsi="Times New Roman" w:cs="Times New Roman"/>
          <w:color w:val="000000" w:themeColor="text1"/>
          <w:sz w:val="24"/>
          <w:szCs w:val="24"/>
          <w:lang w:val="en-US"/>
        </w:rPr>
        <w:t>virusand</w:t>
      </w:r>
      <w:proofErr w:type="spellEnd"/>
      <w:r w:rsidRPr="00B260A7">
        <w:rPr>
          <w:rFonts w:ascii="Times New Roman" w:eastAsia="ArialMT" w:hAnsi="Times New Roman" w:cs="Times New Roman"/>
          <w:color w:val="000000" w:themeColor="text1"/>
          <w:sz w:val="24"/>
          <w:szCs w:val="24"/>
          <w:lang w:val="en-US"/>
        </w:rPr>
        <w:t xml:space="preserve"> also as an early warning system for infection in a community providing a more sensitive and rapid indication of changes in infection rates before such effects become detectable by clinical health surveillance</w:t>
      </w:r>
      <w:r w:rsidR="009C67DC">
        <w:rPr>
          <w:rFonts w:ascii="Times New Roman" w:eastAsia="ArialMT" w:hAnsi="Times New Roman" w:cs="Times New Roman"/>
          <w:color w:val="000000" w:themeColor="text1"/>
          <w:sz w:val="24"/>
          <w:szCs w:val="24"/>
          <w:lang w:val="en-US"/>
        </w:rPr>
        <w:t xml:space="preserve"> system</w:t>
      </w:r>
      <w:r w:rsidRPr="00B260A7">
        <w:rPr>
          <w:rFonts w:ascii="Times New Roman" w:eastAsia="ArialMT" w:hAnsi="Times New Roman" w:cs="Times New Roman"/>
          <w:color w:val="000000" w:themeColor="text1"/>
          <w:sz w:val="24"/>
          <w:szCs w:val="24"/>
          <w:lang w:val="en-US"/>
        </w:rPr>
        <w:t xml:space="preserve">. </w:t>
      </w:r>
      <w:r w:rsidR="009C67DC">
        <w:rPr>
          <w:rFonts w:ascii="Times New Roman" w:eastAsia="ArialMT" w:hAnsi="Times New Roman" w:cs="Times New Roman"/>
          <w:color w:val="000000" w:themeColor="text1"/>
          <w:sz w:val="24"/>
          <w:szCs w:val="24"/>
          <w:lang w:val="en-US"/>
        </w:rPr>
        <w:t xml:space="preserve">More </w:t>
      </w:r>
      <w:proofErr w:type="spellStart"/>
      <w:r w:rsidR="009C67DC">
        <w:rPr>
          <w:rFonts w:ascii="Times New Roman" w:eastAsia="ArialMT" w:hAnsi="Times New Roman" w:cs="Times New Roman"/>
          <w:color w:val="000000" w:themeColor="text1"/>
          <w:sz w:val="24"/>
          <w:szCs w:val="24"/>
          <w:lang w:val="en-US"/>
        </w:rPr>
        <w:t>specificay</w:t>
      </w:r>
      <w:proofErr w:type="spellEnd"/>
      <w:r w:rsidR="009C67DC">
        <w:rPr>
          <w:rFonts w:ascii="Times New Roman" w:eastAsia="ArialMT" w:hAnsi="Times New Roman" w:cs="Times New Roman"/>
          <w:color w:val="000000" w:themeColor="text1"/>
          <w:sz w:val="24"/>
          <w:szCs w:val="24"/>
          <w:lang w:val="en-US"/>
        </w:rPr>
        <w:t>,</w:t>
      </w:r>
      <w:r w:rsidRPr="00B260A7">
        <w:rPr>
          <w:rFonts w:ascii="Times New Roman" w:eastAsia="ArialMT" w:hAnsi="Times New Roman" w:cs="Times New Roman"/>
          <w:color w:val="000000" w:themeColor="text1"/>
          <w:sz w:val="24"/>
          <w:szCs w:val="24"/>
          <w:lang w:val="en-US"/>
        </w:rPr>
        <w:t xml:space="preserve"> this will provide decision support for officials determining the timing and severity of public health interventions to mitigate the overall spread of the disease. This </w:t>
      </w:r>
      <w:r w:rsidR="009C67DC">
        <w:rPr>
          <w:rFonts w:ascii="Times New Roman" w:eastAsia="ArialMT" w:hAnsi="Times New Roman" w:cs="Times New Roman"/>
          <w:color w:val="000000" w:themeColor="text1"/>
          <w:sz w:val="24"/>
          <w:szCs w:val="24"/>
          <w:lang w:val="en-US"/>
        </w:rPr>
        <w:t>experiment</w:t>
      </w:r>
      <w:r w:rsidR="009C67DC" w:rsidRPr="00B260A7">
        <w:rPr>
          <w:rFonts w:ascii="Times New Roman" w:eastAsia="ArialMT" w:hAnsi="Times New Roman" w:cs="Times New Roman"/>
          <w:color w:val="000000" w:themeColor="text1"/>
          <w:sz w:val="24"/>
          <w:szCs w:val="24"/>
          <w:lang w:val="en-US"/>
        </w:rPr>
        <w:t xml:space="preserve"> </w:t>
      </w:r>
      <w:r w:rsidR="009C67DC">
        <w:rPr>
          <w:rFonts w:ascii="Times New Roman" w:eastAsia="ArialMT" w:hAnsi="Times New Roman" w:cs="Times New Roman"/>
          <w:color w:val="000000" w:themeColor="text1"/>
          <w:sz w:val="24"/>
          <w:szCs w:val="24"/>
          <w:lang w:val="en-US"/>
        </w:rPr>
        <w:t xml:space="preserve">will also </w:t>
      </w:r>
      <w:r w:rsidRPr="00B260A7">
        <w:rPr>
          <w:rFonts w:ascii="Times New Roman" w:eastAsia="ArialMT" w:hAnsi="Times New Roman" w:cs="Times New Roman"/>
          <w:color w:val="000000" w:themeColor="text1"/>
          <w:sz w:val="24"/>
          <w:szCs w:val="24"/>
          <w:lang w:val="en-US"/>
        </w:rPr>
        <w:t>serve as a short-term, proof of concept study before the roll-out of national surveillance</w:t>
      </w:r>
      <w:r w:rsidR="009C67DC">
        <w:rPr>
          <w:rFonts w:ascii="Times New Roman" w:eastAsia="ArialMT" w:hAnsi="Times New Roman" w:cs="Times New Roman"/>
          <w:color w:val="000000" w:themeColor="text1"/>
          <w:sz w:val="24"/>
          <w:szCs w:val="24"/>
          <w:lang w:val="en-US"/>
        </w:rPr>
        <w:t xml:space="preserve"> system</w:t>
      </w:r>
      <w:r w:rsidRPr="00B260A7">
        <w:rPr>
          <w:rFonts w:ascii="Times New Roman" w:eastAsia="ArialMT" w:hAnsi="Times New Roman" w:cs="Times New Roman"/>
          <w:color w:val="000000" w:themeColor="text1"/>
          <w:sz w:val="24"/>
          <w:szCs w:val="24"/>
          <w:lang w:val="en-US"/>
        </w:rPr>
        <w:t>, and also involves preliminary testing, optimization, and validation of sampling and virus analysis methods, as well as results interpretation and reporting in the Bangladesh context.</w:t>
      </w:r>
    </w:p>
    <w:p w14:paraId="53041396" w14:textId="77777777" w:rsidR="001879A6" w:rsidRDefault="001879A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DEC057B" w14:textId="0C0164FC" w:rsidR="001879A6" w:rsidRPr="002A1318" w:rsidRDefault="001879A6" w:rsidP="005472BC">
      <w:pPr>
        <w:autoSpaceDE w:val="0"/>
        <w:autoSpaceDN w:val="0"/>
        <w:adjustRightInd w:val="0"/>
        <w:spacing w:after="0" w:line="276" w:lineRule="auto"/>
        <w:jc w:val="both"/>
        <w:rPr>
          <w:rFonts w:ascii="Times New Roman" w:hAnsi="Times New Roman" w:cs="Times New Roman"/>
          <w:sz w:val="24"/>
          <w:szCs w:val="24"/>
        </w:rPr>
      </w:pPr>
      <w:r w:rsidRPr="00B260A7">
        <w:rPr>
          <w:rFonts w:ascii="Times New Roman" w:eastAsia="ArialMT" w:hAnsi="Times New Roman" w:cs="Times New Roman"/>
          <w:color w:val="000000" w:themeColor="text1"/>
          <w:sz w:val="24"/>
          <w:szCs w:val="24"/>
          <w:lang w:val="en-US"/>
        </w:rPr>
        <w:t>The specific objectives of the study were as follows:</w:t>
      </w:r>
    </w:p>
    <w:p w14:paraId="629B4BF3" w14:textId="77777777" w:rsidR="001879A6" w:rsidRPr="002A1318" w:rsidRDefault="001879A6" w:rsidP="001879A6">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1318">
        <w:rPr>
          <w:rFonts w:ascii="Times New Roman" w:eastAsia="Times New Roman" w:hAnsi="Times New Roman" w:cs="Times New Roman"/>
          <w:color w:val="000000"/>
          <w:sz w:val="24"/>
          <w:szCs w:val="24"/>
        </w:rPr>
        <w:t>To Detect SARS-CoV-2 from Wastewater samples from different geographical location of Bangladesh including Dhaka City;</w:t>
      </w:r>
    </w:p>
    <w:p w14:paraId="7ABD8450" w14:textId="77777777" w:rsidR="001879A6" w:rsidRPr="002A1318" w:rsidRDefault="001879A6" w:rsidP="001879A6">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1318">
        <w:rPr>
          <w:rFonts w:ascii="Times New Roman" w:eastAsia="Times New Roman" w:hAnsi="Times New Roman" w:cs="Times New Roman"/>
          <w:color w:val="000000"/>
          <w:sz w:val="24"/>
          <w:szCs w:val="24"/>
        </w:rPr>
        <w:t>To develop waste water based surveillance system to detect the presence of COVID-19 in a community;</w:t>
      </w:r>
    </w:p>
    <w:p w14:paraId="5389E580" w14:textId="77777777" w:rsidR="001879A6" w:rsidRPr="002A1318" w:rsidRDefault="001879A6" w:rsidP="001879A6">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1318">
        <w:rPr>
          <w:rFonts w:ascii="Times New Roman" w:eastAsia="Times New Roman" w:hAnsi="Times New Roman" w:cs="Times New Roman"/>
          <w:color w:val="000000"/>
          <w:sz w:val="24"/>
          <w:szCs w:val="24"/>
        </w:rPr>
        <w:t>To develop and establish the need for waste water based epidemiology in order to enable early identification and spatial-based monitoring of future outbreaks;</w:t>
      </w:r>
    </w:p>
    <w:p w14:paraId="6C3643D4" w14:textId="77777777" w:rsidR="001879A6" w:rsidRPr="002A1318" w:rsidRDefault="001879A6" w:rsidP="001879A6">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1318">
        <w:rPr>
          <w:rFonts w:ascii="Times New Roman" w:eastAsia="Times New Roman" w:hAnsi="Times New Roman" w:cs="Times New Roman"/>
          <w:color w:val="000000"/>
          <w:sz w:val="24"/>
          <w:szCs w:val="24"/>
        </w:rPr>
        <w:t>To assist govt. and local authorities to upgrade the COVID-19 surveillance system.</w:t>
      </w:r>
    </w:p>
    <w:p w14:paraId="3F70C6CB"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736AF90D" w14:textId="77777777" w:rsidR="00EB3F9B" w:rsidRDefault="00EB3F9B"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sectPr w:rsidR="00EB3F9B" w:rsidSect="00937056">
          <w:pgSz w:w="11906" w:h="16838"/>
          <w:pgMar w:top="1134" w:right="850" w:bottom="1134" w:left="1701" w:header="708" w:footer="708" w:gutter="0"/>
          <w:cols w:space="708"/>
          <w:docGrid w:linePitch="360"/>
        </w:sectPr>
      </w:pPr>
    </w:p>
    <w:p w14:paraId="777875AA" w14:textId="61D99661"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346EA7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29E1D91" w14:textId="06DB66BE" w:rsidR="00937056" w:rsidRDefault="000238CA"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bookmarkStart w:id="23" w:name="_Hlk62992455"/>
      <w:r>
        <w:rPr>
          <w:rFonts w:ascii="Times New Roman" w:eastAsia="ArialMT" w:hAnsi="Times New Roman" w:cs="Times New Roman"/>
          <w:b/>
          <w:color w:val="000000" w:themeColor="text1"/>
          <w:sz w:val="24"/>
          <w:szCs w:val="24"/>
          <w:lang w:val="en-US"/>
        </w:rPr>
        <w:t>MATERIAL</w:t>
      </w:r>
      <w:r w:rsidR="00EB3F9B">
        <w:rPr>
          <w:rFonts w:ascii="Times New Roman" w:eastAsia="ArialMT" w:hAnsi="Times New Roman" w:cs="Times New Roman"/>
          <w:b/>
          <w:color w:val="000000" w:themeColor="text1"/>
          <w:sz w:val="24"/>
          <w:szCs w:val="24"/>
          <w:lang w:val="en-US"/>
        </w:rPr>
        <w:t>S</w:t>
      </w:r>
      <w:r>
        <w:rPr>
          <w:rFonts w:ascii="Times New Roman" w:eastAsia="ArialMT" w:hAnsi="Times New Roman" w:cs="Times New Roman"/>
          <w:b/>
          <w:color w:val="000000" w:themeColor="text1"/>
          <w:sz w:val="24"/>
          <w:szCs w:val="24"/>
          <w:lang w:val="en-US"/>
        </w:rPr>
        <w:t xml:space="preserve"> AND METHOD</w:t>
      </w:r>
      <w:r w:rsidR="00EB3F9B">
        <w:rPr>
          <w:rFonts w:ascii="Times New Roman" w:eastAsia="ArialMT" w:hAnsi="Times New Roman" w:cs="Times New Roman"/>
          <w:b/>
          <w:color w:val="000000" w:themeColor="text1"/>
          <w:sz w:val="24"/>
          <w:szCs w:val="24"/>
          <w:lang w:val="en-US"/>
        </w:rPr>
        <w:t>S</w:t>
      </w:r>
      <w:r>
        <w:rPr>
          <w:rFonts w:ascii="Times New Roman" w:eastAsia="ArialMT" w:hAnsi="Times New Roman" w:cs="Times New Roman"/>
          <w:b/>
          <w:color w:val="000000" w:themeColor="text1"/>
          <w:sz w:val="24"/>
          <w:szCs w:val="24"/>
          <w:lang w:val="en-US"/>
        </w:rPr>
        <w:t xml:space="preserve"> </w:t>
      </w:r>
    </w:p>
    <w:p w14:paraId="3B6C0EE3" w14:textId="77777777" w:rsidR="004A6DC6" w:rsidRDefault="004A6DC6" w:rsidP="004A6DC6">
      <w:pPr>
        <w:autoSpaceDE w:val="0"/>
        <w:autoSpaceDN w:val="0"/>
        <w:adjustRightInd w:val="0"/>
        <w:spacing w:after="0" w:line="240" w:lineRule="auto"/>
        <w:rPr>
          <w:rFonts w:ascii="Arial-BoldMT" w:hAnsi="Arial-BoldMT" w:cs="Arial-BoldMT"/>
          <w:b/>
          <w:bCs/>
          <w:lang w:val="en-US"/>
        </w:rPr>
      </w:pPr>
      <w:r>
        <w:rPr>
          <w:rFonts w:ascii="Arial-BoldMT" w:hAnsi="Arial-BoldMT" w:cs="Arial-BoldMT"/>
          <w:b/>
          <w:bCs/>
          <w:lang w:val="en-US"/>
        </w:rPr>
        <w:t>ETHICS APPROVAL</w:t>
      </w:r>
    </w:p>
    <w:p w14:paraId="3B83E1DF" w14:textId="77777777" w:rsidR="004A6DC6" w:rsidRPr="005472BC" w:rsidRDefault="004A6DC6" w:rsidP="004A6DC6">
      <w:pPr>
        <w:autoSpaceDE w:val="0"/>
        <w:autoSpaceDN w:val="0"/>
        <w:adjustRightInd w:val="0"/>
        <w:spacing w:after="0" w:line="240" w:lineRule="auto"/>
        <w:rPr>
          <w:rFonts w:ascii="Times New Roman" w:eastAsia="ArialMT" w:hAnsi="Times New Roman" w:cs="Times New Roman"/>
          <w:sz w:val="20"/>
          <w:szCs w:val="20"/>
          <w:lang w:val="en-US"/>
        </w:rPr>
      </w:pPr>
      <w:r w:rsidRPr="005472BC">
        <w:rPr>
          <w:rFonts w:ascii="Times New Roman" w:eastAsia="ArialMT" w:hAnsi="Times New Roman" w:cs="Times New Roman"/>
          <w:sz w:val="20"/>
          <w:szCs w:val="20"/>
          <w:lang w:val="en-US"/>
        </w:rPr>
        <w:t>The study was reviewed and approved by the University of Pretoria (UP) Faculty of Health Sciences</w:t>
      </w:r>
    </w:p>
    <w:p w14:paraId="4D7D05D2" w14:textId="77777777" w:rsidR="004A6DC6" w:rsidRPr="005472BC" w:rsidRDefault="004A6DC6" w:rsidP="004A6DC6">
      <w:pPr>
        <w:autoSpaceDE w:val="0"/>
        <w:autoSpaceDN w:val="0"/>
        <w:adjustRightInd w:val="0"/>
        <w:spacing w:after="0" w:line="240" w:lineRule="auto"/>
        <w:rPr>
          <w:rFonts w:ascii="Times New Roman" w:eastAsia="ArialMT" w:hAnsi="Times New Roman" w:cs="Times New Roman"/>
          <w:sz w:val="20"/>
          <w:szCs w:val="20"/>
          <w:lang w:val="en-US"/>
        </w:rPr>
      </w:pPr>
      <w:r w:rsidRPr="005472BC">
        <w:rPr>
          <w:rFonts w:ascii="Times New Roman" w:eastAsia="ArialMT" w:hAnsi="Times New Roman" w:cs="Times New Roman"/>
          <w:sz w:val="20"/>
          <w:szCs w:val="20"/>
          <w:lang w:val="en-US"/>
        </w:rPr>
        <w:t>Research Ethics Committee (Ethics Reference no.: 374/2020).</w:t>
      </w:r>
    </w:p>
    <w:p w14:paraId="02D57646" w14:textId="50553303" w:rsidR="004A6DC6" w:rsidRDefault="004A6DC6" w:rsidP="004A6DC6">
      <w:pPr>
        <w:autoSpaceDE w:val="0"/>
        <w:autoSpaceDN w:val="0"/>
        <w:adjustRightInd w:val="0"/>
        <w:spacing w:after="0" w:line="276" w:lineRule="auto"/>
        <w:jc w:val="both"/>
        <w:rPr>
          <w:rFonts w:ascii="Arial-BoldMT" w:hAnsi="Arial-BoldMT" w:cs="Arial-BoldMT"/>
          <w:b/>
          <w:bCs/>
          <w:lang w:val="en-US"/>
        </w:rPr>
      </w:pPr>
      <w:r>
        <w:rPr>
          <w:rFonts w:ascii="Arial-BoldMT" w:hAnsi="Arial-BoldMT" w:cs="Arial-BoldMT"/>
          <w:b/>
          <w:bCs/>
          <w:lang w:val="en-US"/>
        </w:rPr>
        <w:t>SAMPLING SITES</w:t>
      </w:r>
    </w:p>
    <w:p w14:paraId="00CD7DD1" w14:textId="77777777" w:rsidR="004A6DC6" w:rsidRDefault="004A6DC6" w:rsidP="004A6DC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7C5FE7CE" w14:textId="77777777" w:rsidR="004A6DC6" w:rsidRDefault="004A6DC6" w:rsidP="004A6DC6">
      <w:pPr>
        <w:autoSpaceDE w:val="0"/>
        <w:autoSpaceDN w:val="0"/>
        <w:adjustRightInd w:val="0"/>
        <w:spacing w:after="0" w:line="240" w:lineRule="auto"/>
        <w:rPr>
          <w:rFonts w:ascii="Times New Roman" w:hAnsi="Times New Roman" w:cs="Times New Roman"/>
          <w:b/>
          <w:bCs/>
          <w:color w:val="000000"/>
          <w:sz w:val="24"/>
          <w:szCs w:val="24"/>
          <w:lang w:val="en-US"/>
        </w:rPr>
      </w:pPr>
      <w:r w:rsidRPr="005472BC">
        <w:rPr>
          <w:rFonts w:ascii="Times New Roman" w:hAnsi="Times New Roman" w:cs="Times New Roman"/>
          <w:b/>
          <w:bCs/>
          <w:color w:val="000000"/>
          <w:sz w:val="24"/>
          <w:szCs w:val="24"/>
          <w:lang w:val="en-US"/>
        </w:rPr>
        <w:t>Selection of sampling sites</w:t>
      </w:r>
    </w:p>
    <w:p w14:paraId="47C517D9" w14:textId="77777777" w:rsidR="004A6DC6" w:rsidRPr="005472BC" w:rsidRDefault="004A6DC6" w:rsidP="004A6DC6">
      <w:pPr>
        <w:autoSpaceDE w:val="0"/>
        <w:autoSpaceDN w:val="0"/>
        <w:adjustRightInd w:val="0"/>
        <w:spacing w:after="0" w:line="240" w:lineRule="auto"/>
        <w:rPr>
          <w:rFonts w:ascii="Times New Roman" w:eastAsia="ArialMT" w:hAnsi="Times New Roman" w:cs="Times New Roman"/>
          <w:color w:val="000000"/>
          <w:sz w:val="24"/>
          <w:szCs w:val="24"/>
          <w:lang w:val="en-US"/>
        </w:rPr>
      </w:pPr>
    </w:p>
    <w:p w14:paraId="554665B0" w14:textId="0F3E795D" w:rsidR="004A6DC6" w:rsidRPr="005472BC" w:rsidRDefault="004A6DC6" w:rsidP="004A6DC6">
      <w:pPr>
        <w:autoSpaceDE w:val="0"/>
        <w:autoSpaceDN w:val="0"/>
        <w:adjustRightInd w:val="0"/>
        <w:spacing w:after="0" w:line="240" w:lineRule="auto"/>
        <w:rPr>
          <w:rFonts w:ascii="Times New Roman" w:hAnsi="Times New Roman" w:cs="Times New Roman"/>
          <w:b/>
          <w:bCs/>
          <w:color w:val="000000"/>
          <w:sz w:val="24"/>
          <w:szCs w:val="24"/>
          <w:lang w:val="en-US"/>
        </w:rPr>
      </w:pPr>
      <w:r w:rsidRPr="005472BC">
        <w:rPr>
          <w:rFonts w:ascii="Times New Roman" w:eastAsia="ArialMT" w:hAnsi="Times New Roman" w:cs="Times New Roman"/>
          <w:color w:val="000000"/>
          <w:sz w:val="24"/>
          <w:szCs w:val="24"/>
          <w:lang w:val="en-US"/>
        </w:rPr>
        <w:t xml:space="preserve"> </w:t>
      </w:r>
      <w:r w:rsidRPr="005472BC">
        <w:rPr>
          <w:rFonts w:ascii="Times New Roman" w:hAnsi="Times New Roman" w:cs="Times New Roman"/>
          <w:bCs/>
          <w:color w:val="000000"/>
          <w:sz w:val="24"/>
          <w:szCs w:val="24"/>
          <w:lang w:val="en-US"/>
        </w:rPr>
        <w:t xml:space="preserve">Sampling sites in this study were selected based on the </w:t>
      </w:r>
      <w:r w:rsidRPr="005472BC">
        <w:rPr>
          <w:rFonts w:ascii="Times New Roman" w:eastAsia="ArialMT" w:hAnsi="Times New Roman" w:cs="Times New Roman"/>
          <w:color w:val="000000"/>
          <w:sz w:val="24"/>
          <w:szCs w:val="24"/>
          <w:lang w:val="en-US"/>
        </w:rPr>
        <w:t>COVID-19 hotspots (based on the number of Confirmed Covid-19 Positive Cases</w:t>
      </w:r>
      <w:proofErr w:type="gramStart"/>
      <w:r w:rsidRPr="005472BC">
        <w:rPr>
          <w:rFonts w:ascii="Times New Roman" w:eastAsia="ArialMT" w:hAnsi="Times New Roman" w:cs="Times New Roman"/>
          <w:color w:val="000000"/>
          <w:sz w:val="24"/>
          <w:szCs w:val="24"/>
          <w:lang w:val="en-US"/>
        </w:rPr>
        <w:t>) .</w:t>
      </w:r>
      <w:proofErr w:type="gramEnd"/>
    </w:p>
    <w:p w14:paraId="6F528C24" w14:textId="661CB9B2" w:rsidR="004A6DC6" w:rsidRPr="005472BC" w:rsidRDefault="004A6DC6" w:rsidP="004A6DC6">
      <w:pPr>
        <w:autoSpaceDE w:val="0"/>
        <w:autoSpaceDN w:val="0"/>
        <w:adjustRightInd w:val="0"/>
        <w:spacing w:after="0" w:line="276" w:lineRule="auto"/>
        <w:jc w:val="both"/>
        <w:rPr>
          <w:rFonts w:ascii="Times New Roman" w:eastAsia="ArialMT" w:hAnsi="Times New Roman" w:cs="Times New Roman"/>
          <w:color w:val="000000"/>
          <w:sz w:val="24"/>
          <w:szCs w:val="24"/>
          <w:lang w:val="en-US"/>
        </w:rPr>
      </w:pPr>
      <w:r w:rsidRPr="005472BC">
        <w:rPr>
          <w:rFonts w:ascii="Times New Roman" w:eastAsia="ArialMT" w:hAnsi="Times New Roman" w:cs="Times New Roman"/>
          <w:color w:val="000000"/>
          <w:sz w:val="24"/>
          <w:szCs w:val="24"/>
          <w:lang w:val="en-US"/>
        </w:rPr>
        <w:t xml:space="preserve">According to the </w:t>
      </w:r>
      <w:hyperlink r:id="rId19" w:history="1">
        <w:r w:rsidR="00F85D04" w:rsidRPr="005472BC">
          <w:rPr>
            <w:rStyle w:val="Hyperlink"/>
            <w:rFonts w:ascii="Times New Roman" w:eastAsia="ArialMT" w:hAnsi="Times New Roman" w:cs="Times New Roman"/>
            <w:sz w:val="24"/>
            <w:szCs w:val="24"/>
            <w:lang w:val="en-US"/>
          </w:rPr>
          <w:t>http://dashboard.dghs.gov.bd/webportal/pages/covid19.php</w:t>
        </w:r>
      </w:hyperlink>
      <w:r w:rsidR="00F85D04" w:rsidRPr="005472BC">
        <w:rPr>
          <w:rFonts w:ascii="Times New Roman" w:eastAsia="ArialMT" w:hAnsi="Times New Roman" w:cs="Times New Roman"/>
          <w:color w:val="000000"/>
          <w:sz w:val="24"/>
          <w:szCs w:val="24"/>
          <w:lang w:val="en-US"/>
        </w:rPr>
        <w:t xml:space="preserve"> c</w:t>
      </w:r>
      <w:r w:rsidRPr="005472BC">
        <w:rPr>
          <w:rFonts w:ascii="Times New Roman" w:eastAsia="ArialMT" w:hAnsi="Times New Roman" w:cs="Times New Roman"/>
          <w:color w:val="000000"/>
          <w:sz w:val="24"/>
          <w:szCs w:val="24"/>
          <w:lang w:val="en-US"/>
        </w:rPr>
        <w:t xml:space="preserve">onfirmed cases </w:t>
      </w:r>
      <w:r w:rsidR="00F85D04" w:rsidRPr="005472BC">
        <w:rPr>
          <w:rFonts w:ascii="Times New Roman" w:eastAsia="ArialMT" w:hAnsi="Times New Roman" w:cs="Times New Roman"/>
          <w:color w:val="000000"/>
          <w:sz w:val="24"/>
          <w:szCs w:val="24"/>
          <w:lang w:val="en-US"/>
        </w:rPr>
        <w:t xml:space="preserve">are presented in Figure 2-1. For a </w:t>
      </w:r>
      <w:r w:rsidRPr="005472BC">
        <w:rPr>
          <w:rFonts w:ascii="Times New Roman" w:eastAsia="ArialMT" w:hAnsi="Times New Roman" w:cs="Times New Roman"/>
          <w:color w:val="000000"/>
          <w:sz w:val="24"/>
          <w:szCs w:val="24"/>
          <w:lang w:val="en-US"/>
        </w:rPr>
        <w:t>more detailed case number</w:t>
      </w:r>
      <w:r w:rsidR="00F85D04" w:rsidRPr="005472BC">
        <w:rPr>
          <w:rFonts w:ascii="Times New Roman" w:eastAsia="ArialMT" w:hAnsi="Times New Roman" w:cs="Times New Roman"/>
          <w:color w:val="000000"/>
          <w:sz w:val="24"/>
          <w:szCs w:val="24"/>
          <w:lang w:val="en-US"/>
        </w:rPr>
        <w:t xml:space="preserve"> of Bangladesh</w:t>
      </w:r>
      <w:r w:rsidRPr="005472BC">
        <w:rPr>
          <w:rFonts w:ascii="Times New Roman" w:eastAsia="ArialMT" w:hAnsi="Times New Roman" w:cs="Times New Roman"/>
          <w:color w:val="000000"/>
          <w:sz w:val="24"/>
          <w:szCs w:val="24"/>
          <w:lang w:val="en-US"/>
        </w:rPr>
        <w:t>, please refer to A</w:t>
      </w:r>
      <w:r w:rsidR="001640B3" w:rsidRPr="005472BC">
        <w:rPr>
          <w:rFonts w:ascii="Times New Roman" w:eastAsia="ArialMT" w:hAnsi="Times New Roman" w:cs="Times New Roman"/>
          <w:color w:val="000000"/>
          <w:sz w:val="24"/>
          <w:szCs w:val="24"/>
          <w:lang w:val="en-US"/>
        </w:rPr>
        <w:t xml:space="preserve">ppendix A. From all places Dhaka had </w:t>
      </w:r>
      <w:r w:rsidRPr="005472BC">
        <w:rPr>
          <w:rFonts w:ascii="Times New Roman" w:eastAsia="ArialMT" w:hAnsi="Times New Roman" w:cs="Times New Roman"/>
          <w:color w:val="000000"/>
          <w:sz w:val="24"/>
          <w:szCs w:val="24"/>
          <w:lang w:val="en-US"/>
        </w:rPr>
        <w:t xml:space="preserve">the highest number of confirmed cases at </w:t>
      </w:r>
      <w:r w:rsidR="001640B3" w:rsidRPr="005472BC">
        <w:rPr>
          <w:rFonts w:ascii="Times New Roman" w:eastAsia="ArialMT" w:hAnsi="Times New Roman" w:cs="Times New Roman"/>
          <w:b/>
          <w:color w:val="000000" w:themeColor="text1"/>
          <w:sz w:val="24"/>
          <w:szCs w:val="24"/>
        </w:rPr>
        <w:t>109183</w:t>
      </w:r>
      <w:r w:rsidRPr="005472BC">
        <w:rPr>
          <w:rFonts w:ascii="Times New Roman" w:eastAsia="ArialMT" w:hAnsi="Times New Roman" w:cs="Times New Roman"/>
          <w:color w:val="000000"/>
          <w:sz w:val="24"/>
          <w:szCs w:val="24"/>
          <w:lang w:val="en-US"/>
        </w:rPr>
        <w:t xml:space="preserve">, followed by </w:t>
      </w:r>
      <w:r w:rsidR="001640B3" w:rsidRPr="005472BC">
        <w:rPr>
          <w:rFonts w:ascii="Times New Roman" w:eastAsia="ArialMT" w:hAnsi="Times New Roman" w:cs="Times New Roman"/>
          <w:b/>
          <w:color w:val="000000" w:themeColor="text1"/>
          <w:sz w:val="24"/>
          <w:szCs w:val="24"/>
        </w:rPr>
        <w:t>Chattogram</w:t>
      </w:r>
      <w:r w:rsidR="001640B3" w:rsidRPr="005472BC">
        <w:rPr>
          <w:rFonts w:ascii="Times New Roman" w:eastAsia="ArialMT" w:hAnsi="Times New Roman" w:cs="Times New Roman"/>
          <w:color w:val="000000"/>
          <w:sz w:val="24"/>
          <w:szCs w:val="24"/>
          <w:lang w:val="en-US"/>
        </w:rPr>
        <w:t xml:space="preserve"> </w:t>
      </w:r>
      <w:r w:rsidRPr="005472BC">
        <w:rPr>
          <w:rFonts w:ascii="Times New Roman" w:eastAsia="ArialMT" w:hAnsi="Times New Roman" w:cs="Times New Roman"/>
          <w:color w:val="000000"/>
          <w:sz w:val="24"/>
          <w:szCs w:val="24"/>
          <w:lang w:val="en-US"/>
        </w:rPr>
        <w:t xml:space="preserve">at </w:t>
      </w:r>
      <w:r w:rsidR="001640B3" w:rsidRPr="005472BC">
        <w:rPr>
          <w:rFonts w:ascii="Times New Roman" w:eastAsia="ArialMT" w:hAnsi="Times New Roman" w:cs="Times New Roman"/>
          <w:b/>
          <w:color w:val="000000" w:themeColor="text1"/>
          <w:sz w:val="24"/>
          <w:szCs w:val="24"/>
        </w:rPr>
        <w:t>19708</w:t>
      </w:r>
      <w:r w:rsidRPr="005472BC">
        <w:rPr>
          <w:rFonts w:ascii="Times New Roman" w:eastAsia="ArialMT" w:hAnsi="Times New Roman" w:cs="Times New Roman"/>
          <w:color w:val="000000"/>
          <w:sz w:val="24"/>
          <w:szCs w:val="24"/>
          <w:lang w:val="en-US"/>
        </w:rPr>
        <w:t>13 023 confirmed cases</w:t>
      </w:r>
      <w:r w:rsidR="001640B3" w:rsidRPr="005472BC">
        <w:rPr>
          <w:rFonts w:ascii="Times New Roman" w:eastAsia="ArialMT" w:hAnsi="Times New Roman" w:cs="Times New Roman"/>
          <w:color w:val="000000"/>
          <w:sz w:val="24"/>
          <w:szCs w:val="24"/>
          <w:lang w:val="en-US"/>
        </w:rPr>
        <w:t>.</w:t>
      </w:r>
    </w:p>
    <w:p w14:paraId="050C9C01" w14:textId="77777777" w:rsidR="00F85D04" w:rsidRDefault="00F85D04" w:rsidP="004A6DC6">
      <w:pPr>
        <w:autoSpaceDE w:val="0"/>
        <w:autoSpaceDN w:val="0"/>
        <w:adjustRightInd w:val="0"/>
        <w:spacing w:after="0" w:line="276" w:lineRule="auto"/>
        <w:jc w:val="both"/>
        <w:rPr>
          <w:rFonts w:ascii="Times New Roman" w:eastAsia="ArialMT" w:hAnsi="Times New Roman" w:cs="Times New Roman"/>
          <w:color w:val="000000"/>
          <w:sz w:val="24"/>
          <w:szCs w:val="24"/>
          <w:lang w:val="en-US"/>
        </w:rPr>
      </w:pPr>
    </w:p>
    <w:tbl>
      <w:tblPr>
        <w:tblStyle w:val="TableGrid"/>
        <w:tblpPr w:leftFromText="180" w:rightFromText="180" w:vertAnchor="page" w:horzAnchor="margin" w:tblpXSpec="right" w:tblpY="6691"/>
        <w:tblW w:w="0" w:type="auto"/>
        <w:tblLook w:val="04A0" w:firstRow="1" w:lastRow="0" w:firstColumn="1" w:lastColumn="0" w:noHBand="0" w:noVBand="1"/>
      </w:tblPr>
      <w:tblGrid>
        <w:gridCol w:w="1566"/>
        <w:gridCol w:w="1439"/>
      </w:tblGrid>
      <w:tr w:rsidR="001640B3" w:rsidRPr="00F85D04" w14:paraId="621C4372" w14:textId="77777777" w:rsidTr="001640B3">
        <w:trPr>
          <w:trHeight w:val="372"/>
        </w:trPr>
        <w:tc>
          <w:tcPr>
            <w:tcW w:w="1566" w:type="dxa"/>
            <w:noWrap/>
            <w:hideMark/>
          </w:tcPr>
          <w:p w14:paraId="68C00F50"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bCs/>
                <w:color w:val="000000" w:themeColor="text1"/>
                <w:sz w:val="16"/>
                <w:szCs w:val="16"/>
                <w:lang w:val="en-US"/>
              </w:rPr>
            </w:pPr>
            <w:r w:rsidRPr="007E7BCB">
              <w:rPr>
                <w:rFonts w:ascii="Times New Roman" w:eastAsia="ArialMT" w:hAnsi="Times New Roman" w:cs="Times New Roman"/>
                <w:b/>
                <w:bCs/>
                <w:color w:val="000000" w:themeColor="text1"/>
                <w:sz w:val="16"/>
                <w:szCs w:val="16"/>
              </w:rPr>
              <w:t>Distirct</w:t>
            </w:r>
          </w:p>
        </w:tc>
        <w:tc>
          <w:tcPr>
            <w:tcW w:w="1439" w:type="dxa"/>
            <w:noWrap/>
            <w:hideMark/>
          </w:tcPr>
          <w:p w14:paraId="2B186660"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bCs/>
                <w:color w:val="000000" w:themeColor="text1"/>
                <w:sz w:val="16"/>
                <w:szCs w:val="16"/>
              </w:rPr>
            </w:pPr>
            <w:r w:rsidRPr="007E7BCB">
              <w:rPr>
                <w:rFonts w:ascii="Times New Roman" w:eastAsia="ArialMT" w:hAnsi="Times New Roman" w:cs="Times New Roman"/>
                <w:b/>
                <w:bCs/>
                <w:color w:val="000000" w:themeColor="text1"/>
                <w:sz w:val="16"/>
                <w:szCs w:val="16"/>
              </w:rPr>
              <w:t>Confirmed Cases</w:t>
            </w:r>
          </w:p>
        </w:tc>
      </w:tr>
      <w:tr w:rsidR="001640B3" w:rsidRPr="00F85D04" w14:paraId="44044582" w14:textId="77777777" w:rsidTr="001640B3">
        <w:trPr>
          <w:trHeight w:val="206"/>
        </w:trPr>
        <w:tc>
          <w:tcPr>
            <w:tcW w:w="1566" w:type="dxa"/>
            <w:noWrap/>
            <w:hideMark/>
          </w:tcPr>
          <w:p w14:paraId="71544CB2"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Barishal</w:t>
            </w:r>
          </w:p>
        </w:tc>
        <w:tc>
          <w:tcPr>
            <w:tcW w:w="1439" w:type="dxa"/>
            <w:noWrap/>
            <w:hideMark/>
          </w:tcPr>
          <w:p w14:paraId="4A0F322A"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3633</w:t>
            </w:r>
          </w:p>
        </w:tc>
      </w:tr>
      <w:tr w:rsidR="001640B3" w:rsidRPr="00F85D04" w14:paraId="3F813536" w14:textId="77777777" w:rsidTr="001640B3">
        <w:trPr>
          <w:trHeight w:val="206"/>
        </w:trPr>
        <w:tc>
          <w:tcPr>
            <w:tcW w:w="1566" w:type="dxa"/>
            <w:noWrap/>
            <w:hideMark/>
          </w:tcPr>
          <w:p w14:paraId="72EB544E"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Brahmanbaria</w:t>
            </w:r>
          </w:p>
        </w:tc>
        <w:tc>
          <w:tcPr>
            <w:tcW w:w="1439" w:type="dxa"/>
            <w:noWrap/>
            <w:hideMark/>
          </w:tcPr>
          <w:p w14:paraId="490E2A7F"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2470</w:t>
            </w:r>
          </w:p>
        </w:tc>
      </w:tr>
      <w:tr w:rsidR="001640B3" w:rsidRPr="00F85D04" w14:paraId="4D6C4E1E" w14:textId="77777777" w:rsidTr="001640B3">
        <w:trPr>
          <w:trHeight w:val="206"/>
        </w:trPr>
        <w:tc>
          <w:tcPr>
            <w:tcW w:w="1566" w:type="dxa"/>
            <w:noWrap/>
            <w:hideMark/>
          </w:tcPr>
          <w:p w14:paraId="5AE321BF"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Chattogram</w:t>
            </w:r>
          </w:p>
        </w:tc>
        <w:tc>
          <w:tcPr>
            <w:tcW w:w="1439" w:type="dxa"/>
            <w:noWrap/>
            <w:hideMark/>
          </w:tcPr>
          <w:p w14:paraId="56928104"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19708</w:t>
            </w:r>
          </w:p>
        </w:tc>
      </w:tr>
      <w:tr w:rsidR="001640B3" w:rsidRPr="00F85D04" w14:paraId="4A314F2F" w14:textId="77777777" w:rsidTr="001640B3">
        <w:trPr>
          <w:trHeight w:val="206"/>
        </w:trPr>
        <w:tc>
          <w:tcPr>
            <w:tcW w:w="1566" w:type="dxa"/>
            <w:noWrap/>
            <w:hideMark/>
          </w:tcPr>
          <w:p w14:paraId="4EFDC2AB"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Cox's Bazar</w:t>
            </w:r>
          </w:p>
        </w:tc>
        <w:tc>
          <w:tcPr>
            <w:tcW w:w="1439" w:type="dxa"/>
            <w:noWrap/>
            <w:hideMark/>
          </w:tcPr>
          <w:p w14:paraId="7821F7EE"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4855</w:t>
            </w:r>
          </w:p>
        </w:tc>
      </w:tr>
      <w:tr w:rsidR="001640B3" w:rsidRPr="00F85D04" w14:paraId="348774FB" w14:textId="77777777" w:rsidTr="001640B3">
        <w:trPr>
          <w:trHeight w:val="206"/>
        </w:trPr>
        <w:tc>
          <w:tcPr>
            <w:tcW w:w="1566" w:type="dxa"/>
            <w:noWrap/>
            <w:hideMark/>
          </w:tcPr>
          <w:p w14:paraId="60B7A34D"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Cumilla</w:t>
            </w:r>
          </w:p>
        </w:tc>
        <w:tc>
          <w:tcPr>
            <w:tcW w:w="1439" w:type="dxa"/>
            <w:noWrap/>
            <w:hideMark/>
          </w:tcPr>
          <w:p w14:paraId="0000AA07"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7670</w:t>
            </w:r>
          </w:p>
        </w:tc>
      </w:tr>
      <w:tr w:rsidR="001640B3" w:rsidRPr="00F85D04" w14:paraId="64B8129E" w14:textId="77777777" w:rsidTr="001640B3">
        <w:trPr>
          <w:trHeight w:val="206"/>
        </w:trPr>
        <w:tc>
          <w:tcPr>
            <w:tcW w:w="1566" w:type="dxa"/>
            <w:noWrap/>
            <w:hideMark/>
          </w:tcPr>
          <w:p w14:paraId="4B9FA1FE"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Dhaka</w:t>
            </w:r>
          </w:p>
        </w:tc>
        <w:tc>
          <w:tcPr>
            <w:tcW w:w="1439" w:type="dxa"/>
            <w:noWrap/>
            <w:hideMark/>
          </w:tcPr>
          <w:p w14:paraId="4616689C"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109183</w:t>
            </w:r>
          </w:p>
        </w:tc>
      </w:tr>
      <w:tr w:rsidR="001640B3" w:rsidRPr="00F85D04" w14:paraId="0ACBFBC2" w14:textId="77777777" w:rsidTr="001640B3">
        <w:trPr>
          <w:trHeight w:val="206"/>
        </w:trPr>
        <w:tc>
          <w:tcPr>
            <w:tcW w:w="1566" w:type="dxa"/>
            <w:noWrap/>
            <w:hideMark/>
          </w:tcPr>
          <w:p w14:paraId="04AF3176"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Kishorgonj</w:t>
            </w:r>
          </w:p>
        </w:tc>
        <w:tc>
          <w:tcPr>
            <w:tcW w:w="1439" w:type="dxa"/>
            <w:noWrap/>
            <w:hideMark/>
          </w:tcPr>
          <w:p w14:paraId="50092B39"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2895</w:t>
            </w:r>
          </w:p>
        </w:tc>
      </w:tr>
      <w:tr w:rsidR="001640B3" w:rsidRPr="00F85D04" w14:paraId="14521840" w14:textId="77777777" w:rsidTr="001640B3">
        <w:trPr>
          <w:trHeight w:val="206"/>
        </w:trPr>
        <w:tc>
          <w:tcPr>
            <w:tcW w:w="1566" w:type="dxa"/>
            <w:noWrap/>
            <w:hideMark/>
          </w:tcPr>
          <w:p w14:paraId="4E85F0FB"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Khulna</w:t>
            </w:r>
          </w:p>
        </w:tc>
        <w:tc>
          <w:tcPr>
            <w:tcW w:w="1439" w:type="dxa"/>
            <w:noWrap/>
            <w:hideMark/>
          </w:tcPr>
          <w:p w14:paraId="037AAD2C"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6500</w:t>
            </w:r>
          </w:p>
        </w:tc>
      </w:tr>
      <w:tr w:rsidR="001640B3" w:rsidRPr="00F85D04" w14:paraId="63EF10DA" w14:textId="77777777" w:rsidTr="001640B3">
        <w:trPr>
          <w:trHeight w:val="206"/>
        </w:trPr>
        <w:tc>
          <w:tcPr>
            <w:tcW w:w="1566" w:type="dxa"/>
            <w:noWrap/>
            <w:hideMark/>
          </w:tcPr>
          <w:p w14:paraId="2C79099F"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Rajshahi</w:t>
            </w:r>
          </w:p>
        </w:tc>
        <w:tc>
          <w:tcPr>
            <w:tcW w:w="1439" w:type="dxa"/>
            <w:noWrap/>
            <w:hideMark/>
          </w:tcPr>
          <w:p w14:paraId="3A72DF58"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5033</w:t>
            </w:r>
          </w:p>
        </w:tc>
      </w:tr>
      <w:tr w:rsidR="001640B3" w:rsidRPr="00F85D04" w14:paraId="00901E99" w14:textId="77777777" w:rsidTr="001640B3">
        <w:trPr>
          <w:trHeight w:val="206"/>
        </w:trPr>
        <w:tc>
          <w:tcPr>
            <w:tcW w:w="1566" w:type="dxa"/>
            <w:noWrap/>
            <w:hideMark/>
          </w:tcPr>
          <w:p w14:paraId="65666BE3"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Gaibandha</w:t>
            </w:r>
          </w:p>
        </w:tc>
        <w:tc>
          <w:tcPr>
            <w:tcW w:w="1439" w:type="dxa"/>
            <w:noWrap/>
            <w:hideMark/>
          </w:tcPr>
          <w:p w14:paraId="2545C480"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1200</w:t>
            </w:r>
          </w:p>
        </w:tc>
      </w:tr>
      <w:tr w:rsidR="001640B3" w:rsidRPr="00F85D04" w14:paraId="3A7F0C4E" w14:textId="77777777" w:rsidTr="001640B3">
        <w:trPr>
          <w:trHeight w:val="206"/>
        </w:trPr>
        <w:tc>
          <w:tcPr>
            <w:tcW w:w="1566" w:type="dxa"/>
            <w:noWrap/>
            <w:hideMark/>
          </w:tcPr>
          <w:p w14:paraId="33F27A9F"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Rangpur</w:t>
            </w:r>
          </w:p>
        </w:tc>
        <w:tc>
          <w:tcPr>
            <w:tcW w:w="1439" w:type="dxa"/>
            <w:noWrap/>
            <w:hideMark/>
          </w:tcPr>
          <w:p w14:paraId="7856F196"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2909</w:t>
            </w:r>
          </w:p>
        </w:tc>
      </w:tr>
      <w:tr w:rsidR="001640B3" w:rsidRPr="00F85D04" w14:paraId="18A05563" w14:textId="77777777" w:rsidTr="001640B3">
        <w:trPr>
          <w:trHeight w:val="206"/>
        </w:trPr>
        <w:tc>
          <w:tcPr>
            <w:tcW w:w="1566" w:type="dxa"/>
            <w:noWrap/>
            <w:hideMark/>
          </w:tcPr>
          <w:p w14:paraId="3707D17F"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Habiganj</w:t>
            </w:r>
          </w:p>
        </w:tc>
        <w:tc>
          <w:tcPr>
            <w:tcW w:w="1439" w:type="dxa"/>
            <w:noWrap/>
            <w:hideMark/>
          </w:tcPr>
          <w:p w14:paraId="41FCC1B7"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1769</w:t>
            </w:r>
          </w:p>
        </w:tc>
      </w:tr>
      <w:tr w:rsidR="001640B3" w:rsidRPr="00F85D04" w14:paraId="6E0AF67C" w14:textId="77777777" w:rsidTr="001640B3">
        <w:trPr>
          <w:trHeight w:val="206"/>
        </w:trPr>
        <w:tc>
          <w:tcPr>
            <w:tcW w:w="1566" w:type="dxa"/>
            <w:noWrap/>
            <w:hideMark/>
          </w:tcPr>
          <w:p w14:paraId="59F86A84"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Sylhet</w:t>
            </w:r>
          </w:p>
        </w:tc>
        <w:tc>
          <w:tcPr>
            <w:tcW w:w="1439" w:type="dxa"/>
            <w:noWrap/>
            <w:hideMark/>
          </w:tcPr>
          <w:p w14:paraId="2A1B2298"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7126</w:t>
            </w:r>
          </w:p>
        </w:tc>
      </w:tr>
      <w:tr w:rsidR="001640B3" w:rsidRPr="00F85D04" w14:paraId="68B89E65" w14:textId="77777777" w:rsidTr="001640B3">
        <w:trPr>
          <w:trHeight w:val="206"/>
        </w:trPr>
        <w:tc>
          <w:tcPr>
            <w:tcW w:w="1566" w:type="dxa"/>
            <w:noWrap/>
            <w:hideMark/>
          </w:tcPr>
          <w:p w14:paraId="359EE803"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Total</w:t>
            </w:r>
          </w:p>
        </w:tc>
        <w:tc>
          <w:tcPr>
            <w:tcW w:w="1439" w:type="dxa"/>
            <w:noWrap/>
            <w:hideMark/>
          </w:tcPr>
          <w:p w14:paraId="2C378366" w14:textId="77777777" w:rsidR="001640B3" w:rsidRPr="007E7BCB" w:rsidRDefault="001640B3" w:rsidP="001640B3">
            <w:pPr>
              <w:autoSpaceDE w:val="0"/>
              <w:autoSpaceDN w:val="0"/>
              <w:adjustRightInd w:val="0"/>
              <w:spacing w:line="276" w:lineRule="auto"/>
              <w:jc w:val="both"/>
              <w:rPr>
                <w:rFonts w:ascii="Times New Roman" w:eastAsia="ArialMT" w:hAnsi="Times New Roman" w:cs="Times New Roman"/>
                <w:b/>
                <w:color w:val="000000" w:themeColor="text1"/>
                <w:sz w:val="16"/>
                <w:szCs w:val="16"/>
              </w:rPr>
            </w:pPr>
            <w:r w:rsidRPr="007E7BCB">
              <w:rPr>
                <w:rFonts w:ascii="Times New Roman" w:eastAsia="ArialMT" w:hAnsi="Times New Roman" w:cs="Times New Roman"/>
                <w:b/>
                <w:color w:val="000000" w:themeColor="text1"/>
                <w:sz w:val="16"/>
                <w:szCs w:val="16"/>
              </w:rPr>
              <w:t>174951</w:t>
            </w:r>
          </w:p>
        </w:tc>
      </w:tr>
    </w:tbl>
    <w:p w14:paraId="68461D01" w14:textId="77777777" w:rsidR="00F85D04" w:rsidRPr="00F85D04" w:rsidRDefault="00F85D04" w:rsidP="004A6DC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noProof/>
          <w:lang w:val="en-US"/>
        </w:rPr>
        <w:drawing>
          <wp:inline distT="0" distB="0" distL="0" distR="0" wp14:anchorId="53991463" wp14:editId="15304405">
            <wp:extent cx="3857625" cy="23717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6A2AA80" w14:textId="66FF394D" w:rsidR="00F85D04" w:rsidRPr="00F85D04" w:rsidRDefault="00F85D04" w:rsidP="004A6DC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4AB923ED" w14:textId="6657F018" w:rsidR="00F85D04" w:rsidRPr="00F85D04" w:rsidRDefault="00F85D04" w:rsidP="004A6DC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bookmarkEnd w:id="23"/>
    <w:p w14:paraId="76E115F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413CFB0" w14:textId="4C1B03FC" w:rsidR="00937056" w:rsidRPr="000238CA" w:rsidRDefault="00937056" w:rsidP="00B260A7">
      <w:pPr>
        <w:autoSpaceDE w:val="0"/>
        <w:autoSpaceDN w:val="0"/>
        <w:adjustRightInd w:val="0"/>
        <w:spacing w:after="0" w:line="276" w:lineRule="auto"/>
        <w:jc w:val="both"/>
        <w:rPr>
          <w:rFonts w:ascii="Times New Roman" w:eastAsia="ArialMT" w:hAnsi="Times New Roman" w:cs="Times New Roman"/>
          <w:b/>
          <w:bCs/>
          <w:color w:val="000000" w:themeColor="text1"/>
          <w:sz w:val="24"/>
          <w:szCs w:val="24"/>
          <w:lang w:val="en-US"/>
        </w:rPr>
      </w:pPr>
      <w:bookmarkStart w:id="24" w:name="_Hlk62992496"/>
      <w:r w:rsidRPr="000238CA">
        <w:rPr>
          <w:rFonts w:ascii="Times New Roman" w:eastAsia="ArialMT" w:hAnsi="Times New Roman" w:cs="Times New Roman"/>
          <w:b/>
          <w:bCs/>
          <w:color w:val="000000" w:themeColor="text1"/>
          <w:sz w:val="24"/>
          <w:szCs w:val="24"/>
          <w:lang w:val="en-US"/>
        </w:rPr>
        <w:t>Sampling</w:t>
      </w:r>
      <w:bookmarkEnd w:id="24"/>
      <w:r w:rsidRPr="000238CA">
        <w:rPr>
          <w:rFonts w:ascii="Times New Roman" w:eastAsia="ArialMT" w:hAnsi="Times New Roman" w:cs="Times New Roman"/>
          <w:b/>
          <w:bCs/>
          <w:color w:val="000000" w:themeColor="text1"/>
          <w:sz w:val="24"/>
          <w:szCs w:val="24"/>
          <w:lang w:val="en-US"/>
        </w:rPr>
        <w:t>:</w:t>
      </w:r>
    </w:p>
    <w:p w14:paraId="4374AD31" w14:textId="77777777" w:rsidR="000238CA" w:rsidRPr="00B260A7" w:rsidRDefault="000238CA"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71366A1" w14:textId="1F143A62"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The wastewater samples were collected from 16 locations of the seven divisions capturing major districts in Bangladesh. The selected districts for sampling were Dhaka, Sylhet</w:t>
      </w:r>
      <w:r w:rsidRPr="00B260A7">
        <w:rPr>
          <w:rFonts w:ascii="Times New Roman" w:eastAsia="Times New Roman" w:hAnsi="Times New Roman" w:cs="Times New Roman"/>
          <w:color w:val="000000" w:themeColor="text1"/>
          <w:sz w:val="24"/>
          <w:szCs w:val="24"/>
          <w:lang w:val="en-US"/>
        </w:rPr>
        <w:t xml:space="preserve">, Chittagong, Mymensingh, </w:t>
      </w:r>
      <w:proofErr w:type="spellStart"/>
      <w:r w:rsidRPr="00B260A7">
        <w:rPr>
          <w:rFonts w:ascii="Times New Roman" w:eastAsia="Times New Roman" w:hAnsi="Times New Roman" w:cs="Times New Roman"/>
          <w:color w:val="000000" w:themeColor="text1"/>
          <w:sz w:val="24"/>
          <w:szCs w:val="24"/>
          <w:lang w:val="en-US"/>
        </w:rPr>
        <w:t>Rajshahi</w:t>
      </w:r>
      <w:proofErr w:type="spellEnd"/>
      <w:r w:rsidRPr="00B260A7">
        <w:rPr>
          <w:rFonts w:ascii="Times New Roman" w:eastAsia="Times New Roman" w:hAnsi="Times New Roman" w:cs="Times New Roman"/>
          <w:color w:val="000000" w:themeColor="text1"/>
          <w:sz w:val="24"/>
          <w:szCs w:val="24"/>
          <w:lang w:val="en-US"/>
        </w:rPr>
        <w:t xml:space="preserve">, Khulna, Barisal, Rangpur </w:t>
      </w:r>
      <w:proofErr w:type="spellStart"/>
      <w:r w:rsidRPr="00B260A7">
        <w:rPr>
          <w:rFonts w:ascii="Times New Roman" w:eastAsia="Times New Roman" w:hAnsi="Times New Roman" w:cs="Times New Roman"/>
          <w:color w:val="000000" w:themeColor="text1"/>
          <w:sz w:val="24"/>
          <w:szCs w:val="24"/>
          <w:lang w:val="en-US"/>
        </w:rPr>
        <w:t>Gaibandha</w:t>
      </w:r>
      <w:proofErr w:type="spellEnd"/>
      <w:r w:rsidRPr="00B260A7">
        <w:rPr>
          <w:rFonts w:ascii="Times New Roman" w:eastAsia="Times New Roman" w:hAnsi="Times New Roman" w:cs="Times New Roman"/>
          <w:color w:val="000000" w:themeColor="text1"/>
          <w:sz w:val="24"/>
          <w:szCs w:val="24"/>
          <w:lang w:val="en-US"/>
        </w:rPr>
        <w:t xml:space="preserve">, and Cox’s Bazar including </w:t>
      </w:r>
      <w:proofErr w:type="spellStart"/>
      <w:r w:rsidRPr="00B260A7">
        <w:rPr>
          <w:rFonts w:ascii="Times New Roman" w:eastAsia="Times New Roman" w:hAnsi="Times New Roman" w:cs="Times New Roman"/>
          <w:color w:val="000000" w:themeColor="text1"/>
          <w:sz w:val="24"/>
          <w:szCs w:val="24"/>
          <w:lang w:val="en-US"/>
        </w:rPr>
        <w:t>Rohinga</w:t>
      </w:r>
      <w:proofErr w:type="spellEnd"/>
      <w:r w:rsidRPr="00B260A7">
        <w:rPr>
          <w:rFonts w:ascii="Times New Roman" w:eastAsia="Times New Roman" w:hAnsi="Times New Roman" w:cs="Times New Roman"/>
          <w:color w:val="000000" w:themeColor="text1"/>
          <w:sz w:val="24"/>
          <w:szCs w:val="24"/>
          <w:lang w:val="en-US"/>
        </w:rPr>
        <w:t xml:space="preserve"> Camps at the </w:t>
      </w:r>
      <w:proofErr w:type="spellStart"/>
      <w:r w:rsidRPr="00B260A7">
        <w:rPr>
          <w:rFonts w:ascii="Times New Roman" w:eastAsia="Times New Roman" w:hAnsi="Times New Roman" w:cs="Times New Roman"/>
          <w:color w:val="000000" w:themeColor="text1"/>
          <w:sz w:val="24"/>
          <w:szCs w:val="24"/>
          <w:lang w:val="en-US"/>
        </w:rPr>
        <w:t>Ukhia</w:t>
      </w:r>
      <w:proofErr w:type="spellEnd"/>
      <w:r w:rsidRPr="00B260A7">
        <w:rPr>
          <w:rFonts w:ascii="Times New Roman" w:eastAsia="Times New Roman" w:hAnsi="Times New Roman" w:cs="Times New Roman"/>
          <w:color w:val="000000" w:themeColor="text1"/>
          <w:sz w:val="24"/>
          <w:szCs w:val="24"/>
          <w:lang w:val="en-US"/>
        </w:rPr>
        <w:t xml:space="preserve"> </w:t>
      </w:r>
      <w:proofErr w:type="spellStart"/>
      <w:r w:rsidRPr="00B260A7">
        <w:rPr>
          <w:rFonts w:ascii="Times New Roman" w:eastAsia="Times New Roman" w:hAnsi="Times New Roman" w:cs="Times New Roman"/>
          <w:color w:val="000000" w:themeColor="text1"/>
          <w:sz w:val="24"/>
          <w:szCs w:val="24"/>
          <w:lang w:val="en-US"/>
        </w:rPr>
        <w:t>Upazila</w:t>
      </w:r>
      <w:proofErr w:type="spellEnd"/>
      <w:r w:rsidRPr="00B260A7">
        <w:rPr>
          <w:rFonts w:ascii="Times New Roman" w:eastAsia="Times New Roman" w:hAnsi="Times New Roman" w:cs="Times New Roman"/>
          <w:color w:val="000000" w:themeColor="text1"/>
          <w:sz w:val="24"/>
          <w:szCs w:val="24"/>
          <w:lang w:val="en-US"/>
        </w:rPr>
        <w:t xml:space="preserve">. This is to be mention-worthy that wastewater specimens were collected from various important locations of the capital Dhaka City as to be mentioned; Kuwait </w:t>
      </w:r>
      <w:proofErr w:type="spellStart"/>
      <w:r w:rsidRPr="00B260A7">
        <w:rPr>
          <w:rFonts w:ascii="Times New Roman" w:eastAsia="Times New Roman" w:hAnsi="Times New Roman" w:cs="Times New Roman"/>
          <w:color w:val="000000" w:themeColor="text1"/>
          <w:sz w:val="24"/>
          <w:szCs w:val="24"/>
          <w:lang w:val="en-US"/>
        </w:rPr>
        <w:t>Moitri</w:t>
      </w:r>
      <w:proofErr w:type="spellEnd"/>
      <w:r w:rsidRPr="00B260A7">
        <w:rPr>
          <w:rFonts w:ascii="Times New Roman" w:eastAsia="Times New Roman" w:hAnsi="Times New Roman" w:cs="Times New Roman"/>
          <w:color w:val="000000" w:themeColor="text1"/>
          <w:sz w:val="24"/>
          <w:szCs w:val="24"/>
          <w:lang w:val="en-US"/>
        </w:rPr>
        <w:t xml:space="preserve"> Hospital, </w:t>
      </w:r>
      <w:proofErr w:type="spellStart"/>
      <w:r w:rsidRPr="00B260A7">
        <w:rPr>
          <w:rFonts w:ascii="Times New Roman" w:eastAsia="Times New Roman" w:hAnsi="Times New Roman" w:cs="Times New Roman"/>
          <w:color w:val="000000" w:themeColor="text1"/>
          <w:sz w:val="24"/>
          <w:szCs w:val="24"/>
          <w:lang w:val="en-US"/>
        </w:rPr>
        <w:t>Mugda</w:t>
      </w:r>
      <w:proofErr w:type="spellEnd"/>
      <w:r w:rsidRPr="00B260A7">
        <w:rPr>
          <w:rFonts w:ascii="Times New Roman" w:eastAsia="Times New Roman" w:hAnsi="Times New Roman" w:cs="Times New Roman"/>
          <w:color w:val="000000" w:themeColor="text1"/>
          <w:sz w:val="24"/>
          <w:szCs w:val="24"/>
          <w:lang w:val="en-US"/>
        </w:rPr>
        <w:t xml:space="preserve"> Medical College and Hospital and </w:t>
      </w:r>
      <w:proofErr w:type="spellStart"/>
      <w:r w:rsidRPr="00B260A7">
        <w:rPr>
          <w:rFonts w:ascii="Times New Roman" w:eastAsia="Times New Roman" w:hAnsi="Times New Roman" w:cs="Times New Roman"/>
          <w:color w:val="000000" w:themeColor="text1"/>
          <w:sz w:val="24"/>
          <w:szCs w:val="24"/>
          <w:lang w:val="en-US"/>
        </w:rPr>
        <w:t>Kurmitola</w:t>
      </w:r>
      <w:proofErr w:type="spellEnd"/>
      <w:r w:rsidRPr="00B260A7">
        <w:rPr>
          <w:rFonts w:ascii="Times New Roman" w:eastAsia="Times New Roman" w:hAnsi="Times New Roman" w:cs="Times New Roman"/>
          <w:color w:val="000000" w:themeColor="text1"/>
          <w:sz w:val="24"/>
          <w:szCs w:val="24"/>
          <w:lang w:val="en-US"/>
        </w:rPr>
        <w:t xml:space="preserve"> General Hospital, Mohammadpur, </w:t>
      </w:r>
      <w:proofErr w:type="spellStart"/>
      <w:r w:rsidRPr="00B260A7">
        <w:rPr>
          <w:rFonts w:ascii="Times New Roman" w:eastAsia="Times New Roman" w:hAnsi="Times New Roman" w:cs="Times New Roman"/>
          <w:color w:val="000000" w:themeColor="text1"/>
          <w:sz w:val="24"/>
          <w:szCs w:val="24"/>
          <w:lang w:val="en-US"/>
        </w:rPr>
        <w:t>Korail</w:t>
      </w:r>
      <w:proofErr w:type="spellEnd"/>
      <w:r w:rsidRPr="00B260A7">
        <w:rPr>
          <w:rFonts w:ascii="Times New Roman" w:eastAsia="Times New Roman" w:hAnsi="Times New Roman" w:cs="Times New Roman"/>
          <w:color w:val="000000" w:themeColor="text1"/>
          <w:sz w:val="24"/>
          <w:szCs w:val="24"/>
          <w:lang w:val="en-US"/>
        </w:rPr>
        <w:t xml:space="preserve"> Slum, and Mirpur Slum (fig-2).</w:t>
      </w:r>
    </w:p>
    <w:p w14:paraId="3E552A92"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noProof/>
          <w:color w:val="000000" w:themeColor="text1"/>
          <w:sz w:val="24"/>
          <w:szCs w:val="24"/>
          <w:lang w:val="en-US"/>
        </w:rPr>
        <w:lastRenderedPageBreak/>
        <w:drawing>
          <wp:inline distT="0" distB="0" distL="0" distR="0" wp14:anchorId="1AB3D198" wp14:editId="7F7C84C3">
            <wp:extent cx="5940425" cy="8394404"/>
            <wp:effectExtent l="0" t="0" r="3175" b="6985"/>
            <wp:docPr id="30" name="Picture 30" descr="C:\Users\User\Desktop\result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sults\m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8394404"/>
                    </a:xfrm>
                    <a:prstGeom prst="rect">
                      <a:avLst/>
                    </a:prstGeom>
                    <a:noFill/>
                    <a:ln>
                      <a:noFill/>
                    </a:ln>
                  </pic:spPr>
                </pic:pic>
              </a:graphicData>
            </a:graphic>
          </wp:inline>
        </w:drawing>
      </w:r>
    </w:p>
    <w:p w14:paraId="644EF515"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441D22DC"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Fig-2 </w:t>
      </w:r>
      <w:bookmarkStart w:id="25" w:name="_Hlk62993274"/>
      <w:r w:rsidRPr="00B260A7">
        <w:rPr>
          <w:rFonts w:ascii="Times New Roman" w:hAnsi="Times New Roman" w:cs="Times New Roman"/>
          <w:color w:val="000000" w:themeColor="text1"/>
          <w:sz w:val="24"/>
          <w:szCs w:val="24"/>
          <w:lang w:val="en-US"/>
        </w:rPr>
        <w:t xml:space="preserve">Sampling locations are indicated black dot </w:t>
      </w:r>
      <w:bookmarkEnd w:id="25"/>
    </w:p>
    <w:p w14:paraId="2CCF31E8" w14:textId="3F076094" w:rsidR="00937056"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Specific locations (Table-3) were used for sample collection that continued two times during the tenure from November 2020 to January 2021. Relevant physicochemical and meteorological data were collected using sample collection form (Fig-3). Samples were collected in 50ml sterile falcon tubes and carried in the ice-box. All wastewater specimens were refrigerated at 4</w:t>
      </w:r>
      <w:r w:rsidRPr="00B260A7">
        <w:rPr>
          <w:rFonts w:ascii="Times New Roman" w:hAnsi="Times New Roman" w:cs="Times New Roman"/>
          <w:color w:val="000000" w:themeColor="text1"/>
          <w:sz w:val="24"/>
          <w:szCs w:val="24"/>
          <w:vertAlign w:val="superscript"/>
          <w:lang w:val="en-US"/>
        </w:rPr>
        <w:t>o</w:t>
      </w:r>
      <w:r w:rsidRPr="00B260A7">
        <w:rPr>
          <w:rFonts w:ascii="Times New Roman" w:hAnsi="Times New Roman" w:cs="Times New Roman"/>
          <w:color w:val="000000" w:themeColor="text1"/>
          <w:sz w:val="24"/>
          <w:szCs w:val="24"/>
          <w:lang w:val="en-US"/>
        </w:rPr>
        <w:t>C and brought to the laboratory for further analysis. Sterile falcon tubes used for sampling and blanks in the same group were analyzed to determine if there is any contamination during the transport. During sampling time various external factors are counted (Fig-3). All the experiments and analyses were carried out at the Covid-19 Diagnostic Lab, Dept. of Microbiology, Noakhali Science and Technology University.</w:t>
      </w:r>
    </w:p>
    <w:p w14:paraId="2DBED8F0" w14:textId="77777777" w:rsidR="00833E60" w:rsidRDefault="00833E60"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0D954369" w14:textId="77777777" w:rsidR="00833E60" w:rsidRPr="00B260A7" w:rsidRDefault="00833E60"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23BA5EE9"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p>
    <w:p w14:paraId="7D3C7B7E" w14:textId="388397A1"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Table-3 </w:t>
      </w:r>
      <w:bookmarkStart w:id="26" w:name="_Hlk62992993"/>
      <w:r w:rsidRPr="00B260A7">
        <w:rPr>
          <w:rFonts w:ascii="Times New Roman" w:eastAsia="ArialMT" w:hAnsi="Times New Roman" w:cs="Times New Roman"/>
          <w:color w:val="000000" w:themeColor="text1"/>
          <w:sz w:val="24"/>
          <w:szCs w:val="24"/>
          <w:lang w:val="en-US"/>
        </w:rPr>
        <w:t>Sampling sites for each place</w:t>
      </w:r>
      <w:bookmarkEnd w:id="26"/>
    </w:p>
    <w:p w14:paraId="145A800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3EE102F" w14:textId="77777777" w:rsidR="002518ED" w:rsidRPr="002518ED" w:rsidRDefault="002518ED" w:rsidP="002518ED">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5472BC">
        <w:rPr>
          <w:rFonts w:ascii="Times New Roman" w:eastAsia="ArialMT" w:hAnsi="Times New Roman" w:cs="Times New Roman"/>
          <w:b/>
          <w:color w:val="000000" w:themeColor="text1"/>
          <w:sz w:val="24"/>
          <w:szCs w:val="24"/>
          <w:lang w:val="en-US"/>
        </w:rPr>
        <w:t>Environmental factors</w:t>
      </w:r>
      <w:r w:rsidRPr="002518ED">
        <w:rPr>
          <w:rFonts w:ascii="Times New Roman" w:eastAsia="ArialMT" w:hAnsi="Times New Roman" w:cs="Times New Roman"/>
          <w:color w:val="000000" w:themeColor="text1"/>
          <w:sz w:val="24"/>
          <w:szCs w:val="24"/>
          <w:lang w:val="en-US"/>
        </w:rPr>
        <w:t>:</w:t>
      </w:r>
    </w:p>
    <w:p w14:paraId="6EEEF5CB" w14:textId="0E3F1906" w:rsidR="00937056" w:rsidRPr="00B260A7" w:rsidRDefault="002518ED" w:rsidP="005472BC">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As environmental factors play significant role for Covid-19 temperature, P</w:t>
      </w:r>
      <w:r w:rsidRPr="005472BC">
        <w:rPr>
          <w:rFonts w:ascii="Times New Roman" w:eastAsia="ArialMT" w:hAnsi="Times New Roman" w:cs="Times New Roman"/>
          <w:color w:val="000000" w:themeColor="text1"/>
          <w:sz w:val="24"/>
          <w:szCs w:val="24"/>
          <w:vertAlign w:val="superscript"/>
          <w:lang w:val="en-US"/>
        </w:rPr>
        <w:t>H</w:t>
      </w:r>
      <w:r>
        <w:rPr>
          <w:rFonts w:ascii="Times New Roman" w:eastAsia="ArialMT" w:hAnsi="Times New Roman" w:cs="Times New Roman"/>
          <w:color w:val="000000" w:themeColor="text1"/>
          <w:sz w:val="24"/>
          <w:szCs w:val="24"/>
          <w:lang w:val="en-US"/>
        </w:rPr>
        <w:t xml:space="preserve"> of samples are measured. For that portable P</w:t>
      </w:r>
      <w:r w:rsidRPr="005472BC">
        <w:rPr>
          <w:rFonts w:ascii="Times New Roman" w:eastAsia="ArialMT" w:hAnsi="Times New Roman" w:cs="Times New Roman"/>
          <w:color w:val="000000" w:themeColor="text1"/>
          <w:sz w:val="24"/>
          <w:szCs w:val="24"/>
          <w:vertAlign w:val="superscript"/>
          <w:lang w:val="en-US"/>
        </w:rPr>
        <w:t>H</w:t>
      </w:r>
      <w:r>
        <w:rPr>
          <w:rFonts w:ascii="Times New Roman" w:eastAsia="ArialMT" w:hAnsi="Times New Roman" w:cs="Times New Roman"/>
          <w:color w:val="000000" w:themeColor="text1"/>
          <w:sz w:val="24"/>
          <w:szCs w:val="24"/>
          <w:lang w:val="en-US"/>
        </w:rPr>
        <w:t xml:space="preserve"> meter (Milwaukee) and thermometer (TP-300) are used. These parameters are measured immediately after sample collection </w:t>
      </w:r>
      <w:r w:rsidR="00765387">
        <w:rPr>
          <w:rFonts w:ascii="Times New Roman" w:eastAsia="ArialMT" w:hAnsi="Times New Roman" w:cs="Times New Roman"/>
          <w:color w:val="000000" w:themeColor="text1"/>
          <w:sz w:val="24"/>
          <w:szCs w:val="24"/>
          <w:lang w:val="en-US"/>
        </w:rPr>
        <w:t>within</w:t>
      </w:r>
      <w:r>
        <w:rPr>
          <w:rFonts w:ascii="Times New Roman" w:eastAsia="ArialMT" w:hAnsi="Times New Roman" w:cs="Times New Roman"/>
          <w:color w:val="000000" w:themeColor="text1"/>
          <w:sz w:val="24"/>
          <w:szCs w:val="24"/>
          <w:lang w:val="en-US"/>
        </w:rPr>
        <w:t xml:space="preserve"> 5-10 minutes</w:t>
      </w:r>
      <w:r w:rsidR="00765387">
        <w:rPr>
          <w:rFonts w:ascii="Times New Roman" w:eastAsia="ArialMT" w:hAnsi="Times New Roman" w:cs="Times New Roman"/>
          <w:color w:val="000000" w:themeColor="text1"/>
          <w:sz w:val="24"/>
          <w:szCs w:val="24"/>
          <w:lang w:val="en-US"/>
        </w:rPr>
        <w:t>.</w:t>
      </w:r>
      <w:r>
        <w:rPr>
          <w:rFonts w:ascii="Times New Roman" w:eastAsia="ArialMT" w:hAnsi="Times New Roman" w:cs="Times New Roman"/>
          <w:color w:val="000000" w:themeColor="text1"/>
          <w:sz w:val="24"/>
          <w:szCs w:val="24"/>
          <w:lang w:val="en-US"/>
        </w:rPr>
        <w:t xml:space="preserve"> </w:t>
      </w:r>
    </w:p>
    <w:p w14:paraId="605857B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7F18AF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686CF0A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bookmarkStart w:id="27" w:name="_Hlk62992514"/>
      <w:r w:rsidRPr="00B260A7">
        <w:rPr>
          <w:rFonts w:ascii="Times New Roman" w:eastAsia="ArialMT" w:hAnsi="Times New Roman" w:cs="Times New Roman"/>
          <w:b/>
          <w:color w:val="000000" w:themeColor="text1"/>
          <w:sz w:val="24"/>
          <w:szCs w:val="24"/>
          <w:lang w:val="en-US"/>
        </w:rPr>
        <w:t xml:space="preserve">Sample preparation, concentration, and RNA Extraction procedure </w:t>
      </w:r>
    </w:p>
    <w:bookmarkEnd w:id="27"/>
    <w:p w14:paraId="36594F73" w14:textId="0F812A02" w:rsidR="00937056" w:rsidRPr="00B260A7" w:rsidRDefault="00937056" w:rsidP="00EA03B1">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We followed the same extraction procedure, as described by Kumar et al. (25). Briefly,</w:t>
      </w:r>
    </w:p>
    <w:p w14:paraId="1B49B044" w14:textId="77777777" w:rsidR="00937056" w:rsidRPr="00B260A7" w:rsidRDefault="00937056" w:rsidP="00EA03B1">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sewage samples (50 mL) were centrifuged (Thermo Scientific) at 4500×g for 30 min followed by</w:t>
      </w:r>
    </w:p>
    <w:p w14:paraId="74FBF119" w14:textId="77777777" w:rsidR="00937056" w:rsidRPr="00B260A7" w:rsidRDefault="00937056" w:rsidP="00EA03B1">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filtration of supernatant using 0.22-micron filters (</w:t>
      </w:r>
      <w:proofErr w:type="spellStart"/>
      <w:r w:rsidRPr="00B260A7">
        <w:rPr>
          <w:rFonts w:ascii="Times New Roman" w:eastAsia="ArialMT" w:hAnsi="Times New Roman" w:cs="Times New Roman"/>
          <w:color w:val="000000" w:themeColor="text1"/>
          <w:sz w:val="24"/>
          <w:szCs w:val="24"/>
          <w:lang w:val="en-US"/>
        </w:rPr>
        <w:t>Himedia</w:t>
      </w:r>
      <w:proofErr w:type="spellEnd"/>
      <w:r w:rsidRPr="00B260A7">
        <w:rPr>
          <w:rFonts w:ascii="Times New Roman" w:eastAsia="ArialMT" w:hAnsi="Times New Roman" w:cs="Times New Roman"/>
          <w:color w:val="000000" w:themeColor="text1"/>
          <w:sz w:val="24"/>
          <w:szCs w:val="24"/>
          <w:lang w:val="en-US"/>
        </w:rPr>
        <w:t>). Further, each sewage filtrate was</w:t>
      </w:r>
    </w:p>
    <w:p w14:paraId="005D4878" w14:textId="62F09C59" w:rsidR="00937056" w:rsidRDefault="00937056" w:rsidP="00EA03B1">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concentrated using the polyethylene glycol (PEG) method. In this method, PEG 6000 (80 g/L) and NaCl (17.5 g/L) were mixed in 25 ml filtrate, which was then incubated at 17°C in 100 rpm shaking overnight. The next day, the mixture was centrifuged at 13000×g for 90 min. The supernatant was discarded after centrifugation, and the pellet was suspended in 300 </w:t>
      </w:r>
      <w:proofErr w:type="spellStart"/>
      <w:r w:rsidRPr="00B260A7">
        <w:rPr>
          <w:rFonts w:ascii="Times New Roman" w:eastAsia="ArialMT" w:hAnsi="Times New Roman" w:cs="Times New Roman"/>
          <w:color w:val="000000" w:themeColor="text1"/>
          <w:sz w:val="24"/>
          <w:szCs w:val="24"/>
          <w:lang w:val="en-US"/>
        </w:rPr>
        <w:t>μL</w:t>
      </w:r>
      <w:proofErr w:type="spellEnd"/>
      <w:r w:rsidRPr="00B260A7">
        <w:rPr>
          <w:rFonts w:ascii="Times New Roman" w:eastAsia="ArialMT" w:hAnsi="Times New Roman" w:cs="Times New Roman"/>
          <w:color w:val="000000" w:themeColor="text1"/>
          <w:sz w:val="24"/>
          <w:szCs w:val="24"/>
          <w:lang w:val="en-US"/>
        </w:rPr>
        <w:t xml:space="preserve"> RNase free water. This was further used as a sample for RNA isolation using a commercially available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Viral RNA Mini Kit</w:t>
      </w:r>
      <w:r w:rsidRPr="00B260A7">
        <w:rPr>
          <w:rFonts w:ascii="Times New Roman" w:eastAsia="ArialMT" w:hAnsi="Times New Roman" w:cs="Times New Roman"/>
          <w:color w:val="000000" w:themeColor="text1"/>
          <w:sz w:val="24"/>
          <w:szCs w:val="24"/>
          <w:lang w:val="en-US"/>
        </w:rPr>
        <w:t xml:space="preserve"> Viral</w:t>
      </w:r>
      <w:r w:rsidR="00B260A7">
        <w:rPr>
          <w:rFonts w:ascii="Times New Roman" w:eastAsia="ArialMT" w:hAnsi="Times New Roman" w:cs="Times New Roman"/>
          <w:color w:val="000000" w:themeColor="text1"/>
          <w:sz w:val="24"/>
          <w:szCs w:val="24"/>
          <w:lang w:val="en-US"/>
        </w:rPr>
        <w:t xml:space="preserve"> Nucleic Acid Extraction Kit. (F</w:t>
      </w:r>
      <w:r w:rsidRPr="00B260A7">
        <w:rPr>
          <w:rFonts w:ascii="Times New Roman" w:eastAsia="ArialMT" w:hAnsi="Times New Roman" w:cs="Times New Roman"/>
          <w:color w:val="000000" w:themeColor="text1"/>
          <w:sz w:val="24"/>
          <w:szCs w:val="24"/>
          <w:lang w:val="en-US"/>
        </w:rPr>
        <w:t>ig-4)</w:t>
      </w:r>
    </w:p>
    <w:p w14:paraId="43AAFA98" w14:textId="77777777" w:rsidR="00B260A7" w:rsidRPr="00B260A7" w:rsidRDefault="00B260A7"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tbl>
      <w:tblPr>
        <w:tblStyle w:val="TableGrid"/>
        <w:tblW w:w="0" w:type="auto"/>
        <w:tblLook w:val="04A0" w:firstRow="1" w:lastRow="0" w:firstColumn="1" w:lastColumn="0" w:noHBand="0" w:noVBand="1"/>
      </w:tblPr>
      <w:tblGrid>
        <w:gridCol w:w="9345"/>
      </w:tblGrid>
      <w:tr w:rsidR="00937056" w:rsidRPr="00B260A7" w14:paraId="7514A081" w14:textId="77777777" w:rsidTr="00937056">
        <w:tc>
          <w:tcPr>
            <w:tcW w:w="9571" w:type="dxa"/>
          </w:tcPr>
          <w:p w14:paraId="15B1C4CA" w14:textId="77777777" w:rsidR="00937056" w:rsidRPr="00B260A7" w:rsidRDefault="00937056" w:rsidP="00B260A7">
            <w:pPr>
              <w:spacing w:line="276" w:lineRule="auto"/>
              <w:jc w:val="both"/>
              <w:rPr>
                <w:rFonts w:ascii="Times New Roman" w:hAnsi="Times New Roman" w:cs="Times New Roman"/>
                <w:b/>
                <w:color w:val="000000" w:themeColor="text1"/>
                <w:sz w:val="24"/>
                <w:szCs w:val="24"/>
                <w:u w:val="single"/>
                <w:lang w:val="en-US"/>
              </w:rPr>
            </w:pPr>
            <w:proofErr w:type="spellStart"/>
            <w:r w:rsidRPr="00B260A7">
              <w:rPr>
                <w:rFonts w:ascii="Times New Roman" w:hAnsi="Times New Roman" w:cs="Times New Roman"/>
                <w:b/>
                <w:color w:val="000000" w:themeColor="text1"/>
                <w:sz w:val="24"/>
                <w:szCs w:val="24"/>
                <w:u w:val="single"/>
                <w:lang w:val="en-US"/>
              </w:rPr>
              <w:t>QIAamp</w:t>
            </w:r>
            <w:proofErr w:type="spellEnd"/>
            <w:r w:rsidRPr="00B260A7">
              <w:rPr>
                <w:rFonts w:ascii="Times New Roman" w:hAnsi="Times New Roman" w:cs="Times New Roman"/>
                <w:b/>
                <w:color w:val="000000" w:themeColor="text1"/>
                <w:sz w:val="24"/>
                <w:szCs w:val="24"/>
                <w:u w:val="single"/>
                <w:lang w:val="en-US"/>
              </w:rPr>
              <w:t xml:space="preserve"> Viral RNA Mini Kit Protocol: Purification of Viral RNA (Spin Protocol)</w:t>
            </w:r>
          </w:p>
          <w:p w14:paraId="5FD73EC4" w14:textId="77777777" w:rsidR="00937056" w:rsidRPr="00B260A7" w:rsidRDefault="00937056" w:rsidP="00B260A7">
            <w:pPr>
              <w:spacing w:line="276" w:lineRule="auto"/>
              <w:jc w:val="both"/>
              <w:rPr>
                <w:rFonts w:ascii="Times New Roman" w:hAnsi="Times New Roman" w:cs="Times New Roman"/>
                <w:b/>
                <w:color w:val="000000" w:themeColor="text1"/>
                <w:sz w:val="24"/>
                <w:szCs w:val="24"/>
                <w:u w:val="single"/>
                <w:lang w:val="en-US"/>
              </w:rPr>
            </w:pPr>
            <w:r w:rsidRPr="00B260A7">
              <w:rPr>
                <w:rFonts w:ascii="Times New Roman" w:hAnsi="Times New Roman" w:cs="Times New Roman"/>
                <w:b/>
                <w:color w:val="000000" w:themeColor="text1"/>
                <w:sz w:val="24"/>
                <w:szCs w:val="24"/>
                <w:u w:val="single"/>
                <w:lang w:val="en-US"/>
              </w:rPr>
              <w:t>Procedure:</w:t>
            </w:r>
          </w:p>
          <w:p w14:paraId="5F8FD50D" w14:textId="0C0C8C66"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1. Pipet </w:t>
            </w:r>
            <w:r w:rsidRPr="00B260A7">
              <w:rPr>
                <w:rFonts w:ascii="Times New Roman" w:hAnsi="Times New Roman" w:cs="Times New Roman"/>
                <w:b/>
                <w:color w:val="000000" w:themeColor="text1"/>
                <w:sz w:val="24"/>
                <w:szCs w:val="24"/>
                <w:lang w:val="en-US"/>
              </w:rPr>
              <w:t xml:space="preserve">560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l</w:t>
            </w:r>
            <w:r w:rsidRPr="00B260A7">
              <w:rPr>
                <w:rFonts w:ascii="Times New Roman" w:hAnsi="Times New Roman" w:cs="Times New Roman"/>
                <w:color w:val="000000" w:themeColor="text1"/>
                <w:sz w:val="24"/>
                <w:szCs w:val="24"/>
                <w:lang w:val="en-US"/>
              </w:rPr>
              <w:t xml:space="preserve"> prepared Buffer AVL containing carrier RNA into a </w:t>
            </w:r>
            <w:r w:rsidRPr="00B260A7">
              <w:rPr>
                <w:rFonts w:ascii="Times New Roman" w:hAnsi="Times New Roman" w:cs="Times New Roman"/>
                <w:b/>
                <w:color w:val="000000" w:themeColor="text1"/>
                <w:sz w:val="24"/>
                <w:szCs w:val="24"/>
                <w:lang w:val="en-US"/>
              </w:rPr>
              <w:t xml:space="preserve">1.5 ml </w:t>
            </w:r>
            <w:r w:rsidRPr="00B260A7">
              <w:rPr>
                <w:rFonts w:ascii="Times New Roman" w:hAnsi="Times New Roman" w:cs="Times New Roman"/>
                <w:color w:val="000000" w:themeColor="text1"/>
                <w:sz w:val="24"/>
                <w:szCs w:val="24"/>
                <w:lang w:val="en-US"/>
              </w:rPr>
              <w:t>microcentrifuge tube.</w:t>
            </w:r>
          </w:p>
          <w:p w14:paraId="2BED3CB3"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2. Add </w:t>
            </w:r>
            <w:r w:rsidRPr="00B260A7">
              <w:rPr>
                <w:rFonts w:ascii="Times New Roman" w:hAnsi="Times New Roman" w:cs="Times New Roman"/>
                <w:b/>
                <w:color w:val="000000" w:themeColor="text1"/>
                <w:sz w:val="24"/>
                <w:szCs w:val="24"/>
                <w:lang w:val="en-US"/>
              </w:rPr>
              <w:t xml:space="preserve">140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l</w:t>
            </w:r>
            <w:r w:rsidRPr="00B260A7">
              <w:rPr>
                <w:rFonts w:ascii="Times New Roman" w:hAnsi="Times New Roman" w:cs="Times New Roman"/>
                <w:color w:val="000000" w:themeColor="text1"/>
                <w:sz w:val="24"/>
                <w:szCs w:val="24"/>
                <w:lang w:val="en-US"/>
              </w:rPr>
              <w:t xml:space="preserve"> plasma, serum, urine, cell-culture supernatant, or cell-free body fluid to the</w:t>
            </w:r>
          </w:p>
          <w:p w14:paraId="473E64DC" w14:textId="5872E4F8"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Buffer AVL–carrier RNA in the microcentrifuge tube.  Mix by pulse-overtaxing for </w:t>
            </w:r>
            <w:r w:rsidRPr="00B260A7">
              <w:rPr>
                <w:rFonts w:ascii="Times New Roman" w:hAnsi="Times New Roman" w:cs="Times New Roman"/>
                <w:b/>
                <w:color w:val="000000" w:themeColor="text1"/>
                <w:sz w:val="24"/>
                <w:szCs w:val="24"/>
                <w:lang w:val="en-US"/>
              </w:rPr>
              <w:t>15 s.</w:t>
            </w:r>
          </w:p>
          <w:p w14:paraId="3FB030DA" w14:textId="77777777" w:rsidR="00937056" w:rsidRPr="00B260A7" w:rsidRDefault="00937056" w:rsidP="00B260A7">
            <w:pPr>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color w:val="000000" w:themeColor="text1"/>
                <w:sz w:val="24"/>
                <w:szCs w:val="24"/>
                <w:lang w:val="en-US"/>
              </w:rPr>
              <w:t xml:space="preserve">3. Incubate at room temperature for </w:t>
            </w:r>
            <w:r w:rsidRPr="00B260A7">
              <w:rPr>
                <w:rFonts w:ascii="Times New Roman" w:hAnsi="Times New Roman" w:cs="Times New Roman"/>
                <w:b/>
                <w:color w:val="000000" w:themeColor="text1"/>
                <w:sz w:val="24"/>
                <w:szCs w:val="24"/>
                <w:lang w:val="en-US"/>
              </w:rPr>
              <w:t>10 min.</w:t>
            </w:r>
          </w:p>
          <w:p w14:paraId="654EE85F"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4. Briefly centrifuge the tube to remove drops from the inside of the lid.</w:t>
            </w:r>
          </w:p>
          <w:p w14:paraId="1F3561CD"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5. Add 560 </w:t>
            </w:r>
            <w:r w:rsidRPr="00B260A7">
              <w:rPr>
                <w:rFonts w:ascii="Times New Roman" w:hAnsi="Times New Roman" w:cs="Times New Roman"/>
                <w:color w:val="000000" w:themeColor="text1"/>
                <w:sz w:val="24"/>
                <w:szCs w:val="24"/>
              </w:rPr>
              <w:t>μ</w:t>
            </w:r>
            <w:r w:rsidRPr="00B260A7">
              <w:rPr>
                <w:rFonts w:ascii="Times New Roman" w:hAnsi="Times New Roman" w:cs="Times New Roman"/>
                <w:color w:val="000000" w:themeColor="text1"/>
                <w:sz w:val="24"/>
                <w:szCs w:val="24"/>
                <w:lang w:val="en-US"/>
              </w:rPr>
              <w:t>l ethanol (96–100%) to the sample, and mix by pulse-</w:t>
            </w:r>
            <w:proofErr w:type="spellStart"/>
            <w:r w:rsidRPr="00B260A7">
              <w:rPr>
                <w:rFonts w:ascii="Times New Roman" w:hAnsi="Times New Roman" w:cs="Times New Roman"/>
                <w:color w:val="000000" w:themeColor="text1"/>
                <w:sz w:val="24"/>
                <w:szCs w:val="24"/>
                <w:lang w:val="en-US"/>
              </w:rPr>
              <w:t>vortexing</w:t>
            </w:r>
            <w:proofErr w:type="spellEnd"/>
            <w:r w:rsidRPr="00B260A7">
              <w:rPr>
                <w:rFonts w:ascii="Times New Roman" w:hAnsi="Times New Roman" w:cs="Times New Roman"/>
                <w:color w:val="000000" w:themeColor="text1"/>
                <w:sz w:val="24"/>
                <w:szCs w:val="24"/>
                <w:lang w:val="en-US"/>
              </w:rPr>
              <w:t xml:space="preserve"> for </w:t>
            </w:r>
            <w:r w:rsidRPr="00B260A7">
              <w:rPr>
                <w:rFonts w:ascii="Times New Roman" w:hAnsi="Times New Roman" w:cs="Times New Roman"/>
                <w:b/>
                <w:color w:val="000000" w:themeColor="text1"/>
                <w:sz w:val="24"/>
                <w:szCs w:val="24"/>
                <w:lang w:val="en-US"/>
              </w:rPr>
              <w:t>15 s</w:t>
            </w:r>
            <w:r w:rsidRPr="00B260A7">
              <w:rPr>
                <w:rFonts w:ascii="Times New Roman" w:hAnsi="Times New Roman" w:cs="Times New Roman"/>
                <w:color w:val="000000" w:themeColor="text1"/>
                <w:sz w:val="24"/>
                <w:szCs w:val="24"/>
                <w:lang w:val="en-US"/>
              </w:rPr>
              <w:t>. After</w:t>
            </w:r>
          </w:p>
          <w:p w14:paraId="5DF5AE6B"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mixing, briefly centrifuge the tube to remove drops from inside the lid.</w:t>
            </w:r>
          </w:p>
          <w:p w14:paraId="35311A82"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lastRenderedPageBreak/>
              <w:t xml:space="preserve">6. Carefully apply </w:t>
            </w:r>
            <w:r w:rsidRPr="00B260A7">
              <w:rPr>
                <w:rFonts w:ascii="Times New Roman" w:hAnsi="Times New Roman" w:cs="Times New Roman"/>
                <w:b/>
                <w:color w:val="000000" w:themeColor="text1"/>
                <w:sz w:val="24"/>
                <w:szCs w:val="24"/>
                <w:lang w:val="en-US"/>
              </w:rPr>
              <w:t xml:space="preserve">630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l</w:t>
            </w:r>
            <w:r w:rsidRPr="00B260A7">
              <w:rPr>
                <w:rFonts w:ascii="Times New Roman" w:hAnsi="Times New Roman" w:cs="Times New Roman"/>
                <w:color w:val="000000" w:themeColor="text1"/>
                <w:sz w:val="24"/>
                <w:szCs w:val="24"/>
                <w:lang w:val="en-US"/>
              </w:rPr>
              <w:t xml:space="preserve"> of the solution from step 5 to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(in a 2 ml</w:t>
            </w:r>
          </w:p>
          <w:p w14:paraId="37D2CCB0" w14:textId="77777777" w:rsidR="00937056" w:rsidRPr="00B260A7" w:rsidRDefault="00937056" w:rsidP="00B260A7">
            <w:pPr>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color w:val="000000" w:themeColor="text1"/>
                <w:sz w:val="24"/>
                <w:szCs w:val="24"/>
                <w:lang w:val="en-US"/>
              </w:rPr>
              <w:t xml:space="preserve">collection tube) without wetting the rim. Close the cap, and centrifuge at </w:t>
            </w:r>
            <w:r w:rsidRPr="00B260A7">
              <w:rPr>
                <w:rFonts w:ascii="Times New Roman" w:hAnsi="Times New Roman" w:cs="Times New Roman"/>
                <w:b/>
                <w:color w:val="000000" w:themeColor="text1"/>
                <w:sz w:val="24"/>
                <w:szCs w:val="24"/>
                <w:lang w:val="en-US"/>
              </w:rPr>
              <w:t>6000 x g</w:t>
            </w:r>
          </w:p>
          <w:p w14:paraId="2D033F26"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b/>
                <w:color w:val="000000" w:themeColor="text1"/>
                <w:sz w:val="24"/>
                <w:szCs w:val="24"/>
                <w:lang w:val="en-US"/>
              </w:rPr>
              <w:t>(8000 rpm) for 1 min</w:t>
            </w:r>
            <w:r w:rsidRPr="00B260A7">
              <w:rPr>
                <w:rFonts w:ascii="Times New Roman" w:hAnsi="Times New Roman" w:cs="Times New Roman"/>
                <w:color w:val="000000" w:themeColor="text1"/>
                <w:sz w:val="24"/>
                <w:szCs w:val="24"/>
                <w:lang w:val="en-US"/>
              </w:rPr>
              <w:t xml:space="preserve">. Place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into a clean 2 ml collection tube,</w:t>
            </w:r>
          </w:p>
          <w:p w14:paraId="709A6C05"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and discard the tube containing the filtrate.</w:t>
            </w:r>
          </w:p>
          <w:p w14:paraId="6F2EE623"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7. Carefully open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and repeat step 6. If the sample volume was</w:t>
            </w:r>
          </w:p>
          <w:p w14:paraId="753FC353" w14:textId="4AC6D59C"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greater than 140 </w:t>
            </w:r>
            <w:r w:rsidRPr="00B260A7">
              <w:rPr>
                <w:rFonts w:ascii="Times New Roman" w:hAnsi="Times New Roman" w:cs="Times New Roman"/>
                <w:color w:val="000000" w:themeColor="text1"/>
                <w:sz w:val="24"/>
                <w:szCs w:val="24"/>
              </w:rPr>
              <w:t>μ</w:t>
            </w:r>
            <w:r w:rsidRPr="00B260A7">
              <w:rPr>
                <w:rFonts w:ascii="Times New Roman" w:hAnsi="Times New Roman" w:cs="Times New Roman"/>
                <w:color w:val="000000" w:themeColor="text1"/>
                <w:sz w:val="24"/>
                <w:szCs w:val="24"/>
                <w:lang w:val="en-US"/>
              </w:rPr>
              <w:t>l, repeat this step until all of the lysates have been loaded onto the spin column.</w:t>
            </w:r>
          </w:p>
          <w:p w14:paraId="2A3535AC"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8. Carefully open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and add </w:t>
            </w:r>
            <w:r w:rsidRPr="00B260A7">
              <w:rPr>
                <w:rFonts w:ascii="Times New Roman" w:hAnsi="Times New Roman" w:cs="Times New Roman"/>
                <w:b/>
                <w:color w:val="000000" w:themeColor="text1"/>
                <w:sz w:val="24"/>
                <w:szCs w:val="24"/>
                <w:lang w:val="en-US"/>
              </w:rPr>
              <w:t xml:space="preserve">500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l Buffer AW1</w:t>
            </w:r>
            <w:r w:rsidRPr="00B260A7">
              <w:rPr>
                <w:rFonts w:ascii="Times New Roman" w:hAnsi="Times New Roman" w:cs="Times New Roman"/>
                <w:color w:val="000000" w:themeColor="text1"/>
                <w:sz w:val="24"/>
                <w:szCs w:val="24"/>
                <w:lang w:val="en-US"/>
              </w:rPr>
              <w:t>. Close the cap,</w:t>
            </w:r>
          </w:p>
          <w:p w14:paraId="5658DE53"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and centrifuge at </w:t>
            </w:r>
            <w:r w:rsidRPr="00B260A7">
              <w:rPr>
                <w:rFonts w:ascii="Times New Roman" w:hAnsi="Times New Roman" w:cs="Times New Roman"/>
                <w:b/>
                <w:color w:val="000000" w:themeColor="text1"/>
                <w:sz w:val="24"/>
                <w:szCs w:val="24"/>
                <w:lang w:val="en-US"/>
              </w:rPr>
              <w:t>6000 x g (8000 rpm) for 1 min</w:t>
            </w:r>
            <w:r w:rsidRPr="00B260A7">
              <w:rPr>
                <w:rFonts w:ascii="Times New Roman" w:hAnsi="Times New Roman" w:cs="Times New Roman"/>
                <w:color w:val="000000" w:themeColor="text1"/>
                <w:sz w:val="24"/>
                <w:szCs w:val="24"/>
                <w:lang w:val="en-US"/>
              </w:rPr>
              <w:t xml:space="preserve">. Place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in a</w:t>
            </w:r>
          </w:p>
          <w:p w14:paraId="2A560400"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clean 2 ml collection tube (provided), and discard the tube containing the filtrate.</w:t>
            </w:r>
          </w:p>
          <w:p w14:paraId="40E4326A"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9. Carefully open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and add </w:t>
            </w:r>
            <w:r w:rsidRPr="00B260A7">
              <w:rPr>
                <w:rFonts w:ascii="Times New Roman" w:hAnsi="Times New Roman" w:cs="Times New Roman"/>
                <w:b/>
                <w:color w:val="000000" w:themeColor="text1"/>
                <w:sz w:val="24"/>
                <w:szCs w:val="24"/>
                <w:lang w:val="en-US"/>
              </w:rPr>
              <w:t xml:space="preserve">500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l Buffer AW2.</w:t>
            </w:r>
            <w:r w:rsidRPr="00B260A7">
              <w:rPr>
                <w:rFonts w:ascii="Times New Roman" w:hAnsi="Times New Roman" w:cs="Times New Roman"/>
                <w:color w:val="000000" w:themeColor="text1"/>
                <w:sz w:val="24"/>
                <w:szCs w:val="24"/>
                <w:lang w:val="en-US"/>
              </w:rPr>
              <w:t xml:space="preserve"> Close the cap</w:t>
            </w:r>
          </w:p>
          <w:p w14:paraId="0D6EF21D"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and centrifuge at full speed </w:t>
            </w:r>
            <w:r w:rsidRPr="00B260A7">
              <w:rPr>
                <w:rFonts w:ascii="Times New Roman" w:hAnsi="Times New Roman" w:cs="Times New Roman"/>
                <w:b/>
                <w:color w:val="000000" w:themeColor="text1"/>
                <w:sz w:val="24"/>
                <w:szCs w:val="24"/>
                <w:lang w:val="en-US"/>
              </w:rPr>
              <w:t>(20,000 x g; 14,000 rpm) for 3 min.</w:t>
            </w:r>
            <w:r w:rsidRPr="00B260A7">
              <w:rPr>
                <w:rFonts w:ascii="Times New Roman" w:hAnsi="Times New Roman" w:cs="Times New Roman"/>
                <w:color w:val="000000" w:themeColor="text1"/>
                <w:sz w:val="24"/>
                <w:szCs w:val="24"/>
                <w:lang w:val="en-US"/>
              </w:rPr>
              <w:t xml:space="preserve"> Continue directly with</w:t>
            </w:r>
          </w:p>
          <w:p w14:paraId="744B01B2"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step 11; or to eliminate possible Buffer AW2 carryover, perform step 10 and then</w:t>
            </w:r>
          </w:p>
          <w:p w14:paraId="7C8D0E95"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continue with step 11.</w:t>
            </w:r>
          </w:p>
          <w:p w14:paraId="4A757353"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10. Recommended: Place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in a new 2 ml collection tube (not</w:t>
            </w:r>
          </w:p>
          <w:p w14:paraId="16D6011C" w14:textId="48FDA181"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color w:val="000000" w:themeColor="text1"/>
                <w:sz w:val="24"/>
                <w:szCs w:val="24"/>
                <w:lang w:val="en-US"/>
              </w:rPr>
              <w:t xml:space="preserve">provided) and discard the old collection tube with the filtrate. </w:t>
            </w:r>
            <w:r w:rsidRPr="00B260A7">
              <w:rPr>
                <w:rFonts w:ascii="Times New Roman" w:hAnsi="Times New Roman" w:cs="Times New Roman"/>
                <w:b/>
                <w:color w:val="000000" w:themeColor="text1"/>
                <w:sz w:val="24"/>
                <w:szCs w:val="24"/>
                <w:lang w:val="en-US"/>
              </w:rPr>
              <w:t>Centrifuge at full speed for</w:t>
            </w:r>
          </w:p>
          <w:p w14:paraId="2AF54D5D"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b/>
                <w:color w:val="000000" w:themeColor="text1"/>
                <w:sz w:val="24"/>
                <w:szCs w:val="24"/>
                <w:lang w:val="en-US"/>
              </w:rPr>
              <w:t>1 min.</w:t>
            </w:r>
          </w:p>
          <w:p w14:paraId="1FA5B97C" w14:textId="4529B7EA"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11. Place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in a clean 1.5 ml microcentrifuge tube (not provided).</w:t>
            </w:r>
          </w:p>
          <w:p w14:paraId="33C99593"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Discard the old collection tube containing the filtrate. Carefully open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w:t>
            </w:r>
          </w:p>
          <w:p w14:paraId="577C05D6"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column and add </w:t>
            </w:r>
            <w:r w:rsidRPr="00B260A7">
              <w:rPr>
                <w:rFonts w:ascii="Times New Roman" w:hAnsi="Times New Roman" w:cs="Times New Roman"/>
                <w:b/>
                <w:color w:val="000000" w:themeColor="text1"/>
                <w:sz w:val="24"/>
                <w:szCs w:val="24"/>
                <w:lang w:val="en-US"/>
              </w:rPr>
              <w:t xml:space="preserve">60 </w:t>
            </w:r>
            <w:r w:rsidRPr="00B260A7">
              <w:rPr>
                <w:rFonts w:ascii="Times New Roman" w:hAnsi="Times New Roman" w:cs="Times New Roman"/>
                <w:b/>
                <w:color w:val="000000" w:themeColor="text1"/>
                <w:sz w:val="24"/>
                <w:szCs w:val="24"/>
              </w:rPr>
              <w:t>μ</w:t>
            </w:r>
            <w:r w:rsidRPr="00B260A7">
              <w:rPr>
                <w:rFonts w:ascii="Times New Roman" w:hAnsi="Times New Roman" w:cs="Times New Roman"/>
                <w:b/>
                <w:color w:val="000000" w:themeColor="text1"/>
                <w:sz w:val="24"/>
                <w:szCs w:val="24"/>
                <w:lang w:val="en-US"/>
              </w:rPr>
              <w:t xml:space="preserve">l Buffer AVE </w:t>
            </w:r>
            <w:r w:rsidRPr="00B260A7">
              <w:rPr>
                <w:rFonts w:ascii="Times New Roman" w:hAnsi="Times New Roman" w:cs="Times New Roman"/>
                <w:color w:val="000000" w:themeColor="text1"/>
                <w:sz w:val="24"/>
                <w:szCs w:val="24"/>
                <w:lang w:val="en-US"/>
              </w:rPr>
              <w:t>equilibrated to room temperature. Close the cap, and</w:t>
            </w:r>
          </w:p>
          <w:p w14:paraId="4BF8CFFD" w14:textId="77777777" w:rsidR="00937056" w:rsidRPr="00B260A7" w:rsidRDefault="00937056" w:rsidP="00B260A7">
            <w:pPr>
              <w:autoSpaceDE w:val="0"/>
              <w:autoSpaceDN w:val="0"/>
              <w:adjustRightInd w:val="0"/>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color w:val="000000" w:themeColor="text1"/>
                <w:sz w:val="24"/>
                <w:szCs w:val="24"/>
                <w:lang w:val="en-US"/>
              </w:rPr>
              <w:t xml:space="preserve">incubate at room temperature for </w:t>
            </w:r>
            <w:r w:rsidRPr="00B260A7">
              <w:rPr>
                <w:rFonts w:ascii="Times New Roman" w:hAnsi="Times New Roman" w:cs="Times New Roman"/>
                <w:b/>
                <w:color w:val="000000" w:themeColor="text1"/>
                <w:sz w:val="24"/>
                <w:szCs w:val="24"/>
                <w:lang w:val="en-US"/>
              </w:rPr>
              <w:t>1 min.</w:t>
            </w:r>
          </w:p>
          <w:p w14:paraId="234FF04F"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12. Centrifuge at </w:t>
            </w:r>
            <w:r w:rsidRPr="00B260A7">
              <w:rPr>
                <w:rFonts w:ascii="Times New Roman" w:hAnsi="Times New Roman" w:cs="Times New Roman"/>
                <w:b/>
                <w:color w:val="000000" w:themeColor="text1"/>
                <w:sz w:val="24"/>
                <w:szCs w:val="24"/>
                <w:lang w:val="en-US"/>
              </w:rPr>
              <w:t>6000 x g (8000 rpm) for 1 min.</w:t>
            </w:r>
          </w:p>
          <w:p w14:paraId="4CC2C08B"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A single elution with 60 </w:t>
            </w:r>
            <w:r w:rsidRPr="00B260A7">
              <w:rPr>
                <w:rFonts w:ascii="Times New Roman" w:hAnsi="Times New Roman" w:cs="Times New Roman"/>
                <w:color w:val="000000" w:themeColor="text1"/>
                <w:sz w:val="24"/>
                <w:szCs w:val="24"/>
              </w:rPr>
              <w:t>μ</w:t>
            </w:r>
            <w:r w:rsidRPr="00B260A7">
              <w:rPr>
                <w:rFonts w:ascii="Times New Roman" w:hAnsi="Times New Roman" w:cs="Times New Roman"/>
                <w:color w:val="000000" w:themeColor="text1"/>
                <w:sz w:val="24"/>
                <w:szCs w:val="24"/>
                <w:lang w:val="en-US"/>
              </w:rPr>
              <w:t>l Buffer AVE is sufficient to elute at least 90% of the viral RNA</w:t>
            </w:r>
          </w:p>
          <w:p w14:paraId="66617706"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from the </w:t>
            </w:r>
            <w:proofErr w:type="spellStart"/>
            <w:r w:rsidRPr="00B260A7">
              <w:rPr>
                <w:rFonts w:ascii="Times New Roman" w:hAnsi="Times New Roman" w:cs="Times New Roman"/>
                <w:color w:val="000000" w:themeColor="text1"/>
                <w:sz w:val="24"/>
                <w:szCs w:val="24"/>
                <w:lang w:val="en-US"/>
              </w:rPr>
              <w:t>QIAamp</w:t>
            </w:r>
            <w:proofErr w:type="spellEnd"/>
            <w:r w:rsidRPr="00B260A7">
              <w:rPr>
                <w:rFonts w:ascii="Times New Roman" w:hAnsi="Times New Roman" w:cs="Times New Roman"/>
                <w:color w:val="000000" w:themeColor="text1"/>
                <w:sz w:val="24"/>
                <w:szCs w:val="24"/>
                <w:lang w:val="en-US"/>
              </w:rPr>
              <w:t xml:space="preserve"> Mini column. Performing a double elution using 2 x 40 </w:t>
            </w:r>
            <w:r w:rsidRPr="00B260A7">
              <w:rPr>
                <w:rFonts w:ascii="Times New Roman" w:hAnsi="Times New Roman" w:cs="Times New Roman"/>
                <w:color w:val="000000" w:themeColor="text1"/>
                <w:sz w:val="24"/>
                <w:szCs w:val="24"/>
              </w:rPr>
              <w:t>μ</w:t>
            </w:r>
            <w:r w:rsidRPr="00B260A7">
              <w:rPr>
                <w:rFonts w:ascii="Times New Roman" w:hAnsi="Times New Roman" w:cs="Times New Roman"/>
                <w:color w:val="000000" w:themeColor="text1"/>
                <w:sz w:val="24"/>
                <w:szCs w:val="24"/>
                <w:lang w:val="en-US"/>
              </w:rPr>
              <w:t>l Buffer AVE</w:t>
            </w:r>
          </w:p>
          <w:p w14:paraId="44201BEA"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will increase yield by up to 10%. Elution with volumes of less than 30 </w:t>
            </w:r>
            <w:r w:rsidRPr="00B260A7">
              <w:rPr>
                <w:rFonts w:ascii="Times New Roman" w:hAnsi="Times New Roman" w:cs="Times New Roman"/>
                <w:color w:val="000000" w:themeColor="text1"/>
                <w:sz w:val="24"/>
                <w:szCs w:val="24"/>
              </w:rPr>
              <w:t>μ</w:t>
            </w:r>
            <w:r w:rsidRPr="00B260A7">
              <w:rPr>
                <w:rFonts w:ascii="Times New Roman" w:hAnsi="Times New Roman" w:cs="Times New Roman"/>
                <w:color w:val="000000" w:themeColor="text1"/>
                <w:sz w:val="24"/>
                <w:szCs w:val="24"/>
                <w:lang w:val="en-US"/>
              </w:rPr>
              <w:t>l will lead to</w:t>
            </w:r>
          </w:p>
          <w:p w14:paraId="1EDBA7B7"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reduced yields and will not increase the final concentration of RNA in the eluate.</w:t>
            </w:r>
          </w:p>
          <w:p w14:paraId="6BBDEACC" w14:textId="6C8174FB" w:rsidR="00937056" w:rsidRPr="00B260A7" w:rsidRDefault="00937056" w:rsidP="00B260A7">
            <w:pPr>
              <w:spacing w:line="276" w:lineRule="auto"/>
              <w:jc w:val="both"/>
              <w:rPr>
                <w:rFonts w:ascii="Times New Roman" w:hAnsi="Times New Roman" w:cs="Times New Roman"/>
                <w:b/>
                <w:color w:val="000000" w:themeColor="text1"/>
                <w:sz w:val="24"/>
                <w:szCs w:val="24"/>
                <w:lang w:val="en-US"/>
              </w:rPr>
            </w:pPr>
            <w:r w:rsidRPr="00B260A7">
              <w:rPr>
                <w:rFonts w:ascii="Times New Roman" w:hAnsi="Times New Roman" w:cs="Times New Roman"/>
                <w:b/>
                <w:color w:val="000000" w:themeColor="text1"/>
                <w:sz w:val="24"/>
                <w:szCs w:val="24"/>
                <w:lang w:val="en-US"/>
              </w:rPr>
              <w:t>Viral RNA is stable for up to 1 year when stored at −30 to −15°C or–90 to −65°C.</w:t>
            </w:r>
          </w:p>
          <w:p w14:paraId="6FE593B6"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p>
          <w:p w14:paraId="556093D8"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p>
        </w:tc>
      </w:tr>
    </w:tbl>
    <w:p w14:paraId="335E694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7FA934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2F1D32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23D70E1" w14:textId="3D71AD61"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Fig-4 </w:t>
      </w:r>
      <w:bookmarkStart w:id="28" w:name="_Hlk62993301"/>
      <w:r w:rsidRPr="00B260A7">
        <w:rPr>
          <w:rFonts w:ascii="Times New Roman" w:eastAsia="ArialMT" w:hAnsi="Times New Roman" w:cs="Times New Roman"/>
          <w:color w:val="000000" w:themeColor="text1"/>
          <w:sz w:val="24"/>
          <w:szCs w:val="24"/>
          <w:lang w:val="en-US"/>
        </w:rPr>
        <w:t xml:space="preserve">Protocol of Viral RNA extraction kit </w:t>
      </w:r>
      <w:r w:rsidRPr="00B260A7">
        <w:rPr>
          <w:rFonts w:ascii="Times New Roman" w:eastAsia="ArialMT" w:hAnsi="Times New Roman" w:cs="Times New Roman"/>
          <w:b/>
          <w:color w:val="000000" w:themeColor="text1"/>
          <w:sz w:val="24"/>
          <w:szCs w:val="24"/>
          <w:lang w:val="en-US"/>
        </w:rPr>
        <w:t>(</w:t>
      </w:r>
      <w:proofErr w:type="spellStart"/>
      <w:r w:rsidRPr="00B260A7">
        <w:rPr>
          <w:rFonts w:ascii="Times New Roman" w:hAnsi="Times New Roman" w:cs="Times New Roman"/>
          <w:b/>
          <w:color w:val="000000" w:themeColor="text1"/>
          <w:sz w:val="24"/>
          <w:szCs w:val="24"/>
          <w:lang w:val="en-US"/>
        </w:rPr>
        <w:t>QIAamp</w:t>
      </w:r>
      <w:proofErr w:type="spellEnd"/>
      <w:r w:rsidRPr="00B260A7">
        <w:rPr>
          <w:rFonts w:ascii="Times New Roman" w:hAnsi="Times New Roman" w:cs="Times New Roman"/>
          <w:b/>
          <w:color w:val="000000" w:themeColor="text1"/>
          <w:sz w:val="24"/>
          <w:szCs w:val="24"/>
          <w:lang w:val="en-US"/>
        </w:rPr>
        <w:t xml:space="preserve"> Viral RNA Mini Kit)</w:t>
      </w:r>
      <w:bookmarkEnd w:id="28"/>
    </w:p>
    <w:p w14:paraId="4A20442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2E2580A" w14:textId="445809CC"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Besides, all the experiments were performed three times for confirmation of the results and</w:t>
      </w:r>
    </w:p>
    <w:p w14:paraId="50585E5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accepted where variations were less than 10%. Covid-19 positive patient samples were used as</w:t>
      </w:r>
    </w:p>
    <w:p w14:paraId="6928CA6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an extraction control in each run. We employed qualitative measurement, and hence, increasing</w:t>
      </w:r>
    </w:p>
    <w:p w14:paraId="5CE8FF12" w14:textId="007CB466" w:rsidR="00937056"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and decreasing viral load is measured based on the Ct value. RNA concentrations were measured by </w:t>
      </w:r>
      <w:proofErr w:type="spellStart"/>
      <w:r w:rsidRPr="00B260A7">
        <w:rPr>
          <w:rFonts w:ascii="Times New Roman" w:eastAsia="ArialMT" w:hAnsi="Times New Roman" w:cs="Times New Roman"/>
          <w:color w:val="000000" w:themeColor="text1"/>
          <w:sz w:val="24"/>
          <w:szCs w:val="24"/>
          <w:lang w:val="en-US"/>
        </w:rPr>
        <w:t>NanoDrop</w:t>
      </w:r>
      <w:proofErr w:type="spellEnd"/>
      <w:r w:rsidRPr="00B260A7">
        <w:rPr>
          <w:rFonts w:ascii="Times New Roman" w:eastAsia="ArialMT" w:hAnsi="Times New Roman" w:cs="Times New Roman"/>
          <w:color w:val="000000" w:themeColor="text1"/>
          <w:sz w:val="24"/>
          <w:szCs w:val="24"/>
          <w:lang w:val="en-US"/>
        </w:rPr>
        <w:t xml:space="preserve"> (Thermo </w:t>
      </w:r>
      <w:proofErr w:type="spellStart"/>
      <w:r w:rsidRPr="00B260A7">
        <w:rPr>
          <w:rFonts w:ascii="Times New Roman" w:eastAsia="ArialMT" w:hAnsi="Times New Roman" w:cs="Times New Roman"/>
          <w:color w:val="000000" w:themeColor="text1"/>
          <w:sz w:val="24"/>
          <w:szCs w:val="24"/>
          <w:lang w:val="en-US"/>
        </w:rPr>
        <w:t>ScientificTMNanoDrop</w:t>
      </w:r>
      <w:proofErr w:type="spellEnd"/>
      <w:r w:rsidRPr="00B260A7">
        <w:rPr>
          <w:rFonts w:ascii="Times New Roman" w:eastAsia="ArialMT" w:hAnsi="Times New Roman" w:cs="Times New Roman"/>
          <w:color w:val="000000" w:themeColor="text1"/>
          <w:sz w:val="24"/>
          <w:szCs w:val="24"/>
          <w:lang w:val="en-US"/>
        </w:rPr>
        <w:t xml:space="preserve"> 2000 and 2000c, </w:t>
      </w:r>
      <w:proofErr w:type="spellStart"/>
      <w:r w:rsidRPr="00B260A7">
        <w:rPr>
          <w:rFonts w:ascii="Times New Roman" w:eastAsia="ArialMT" w:hAnsi="Times New Roman" w:cs="Times New Roman"/>
          <w:color w:val="000000" w:themeColor="text1"/>
          <w:sz w:val="24"/>
          <w:szCs w:val="24"/>
          <w:lang w:val="en-US"/>
        </w:rPr>
        <w:t>BioRad</w:t>
      </w:r>
      <w:proofErr w:type="spellEnd"/>
      <w:r w:rsidRPr="00B260A7">
        <w:rPr>
          <w:rFonts w:ascii="Times New Roman" w:eastAsia="ArialMT" w:hAnsi="Times New Roman" w:cs="Times New Roman"/>
          <w:color w:val="000000" w:themeColor="text1"/>
          <w:sz w:val="24"/>
          <w:szCs w:val="24"/>
          <w:lang w:val="en-US"/>
        </w:rPr>
        <w:t>) and were stored at -70 °C until further use.</w:t>
      </w:r>
    </w:p>
    <w:p w14:paraId="4FB6D731" w14:textId="77777777" w:rsidR="00EA3747" w:rsidRDefault="00EA3747"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84C6F35"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50ml sewage samples in Falcon Tube</w:t>
      </w:r>
    </w:p>
    <w:p w14:paraId="27534E59"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4,500×g for 30 min</w:t>
      </w:r>
    </w:p>
    <w:p w14:paraId="41F17D2E"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lastRenderedPageBreak/>
        <w:t>Transfer the Supernatant</w:t>
      </w:r>
    </w:p>
    <w:p w14:paraId="685C272C"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Filter through 0.22µl syringe filter</w:t>
      </w:r>
    </w:p>
    <w:p w14:paraId="3257BE8B"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Collect 25ml of filtered supernatant</w:t>
      </w:r>
    </w:p>
    <w:p w14:paraId="6B35A220"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 xml:space="preserve">Add 2 g PEG 9000+0.437 g NaCl </w:t>
      </w:r>
    </w:p>
    <w:p w14:paraId="03999858"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Incubate this mixture at17°C,100 rpm for overnight</w:t>
      </w:r>
    </w:p>
    <w:p w14:paraId="36761F0B"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13,000×g for 90 min</w:t>
      </w:r>
    </w:p>
    <w:p w14:paraId="6C91AFE0"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 xml:space="preserve">Discard the supernatant and resuspend the pellet in 10µl of </w:t>
      </w:r>
      <w:proofErr w:type="spellStart"/>
      <w:r w:rsidRPr="00EA3747">
        <w:rPr>
          <w:rFonts w:ascii="Times New Roman" w:eastAsia="ArialMT" w:hAnsi="Times New Roman" w:cs="Times New Roman"/>
          <w:color w:val="000000" w:themeColor="text1"/>
          <w:sz w:val="24"/>
          <w:szCs w:val="24"/>
          <w:lang w:val="en-US"/>
        </w:rPr>
        <w:t>Rnase</w:t>
      </w:r>
      <w:proofErr w:type="spellEnd"/>
      <w:r w:rsidRPr="00EA3747">
        <w:rPr>
          <w:rFonts w:ascii="Times New Roman" w:eastAsia="ArialMT" w:hAnsi="Times New Roman" w:cs="Times New Roman"/>
          <w:color w:val="000000" w:themeColor="text1"/>
          <w:sz w:val="24"/>
          <w:szCs w:val="24"/>
          <w:lang w:val="en-US"/>
        </w:rPr>
        <w:t xml:space="preserve"> free water</w:t>
      </w:r>
    </w:p>
    <w:p w14:paraId="2C151E23"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 xml:space="preserve">RNA extraction by </w:t>
      </w:r>
      <w:proofErr w:type="spellStart"/>
      <w:r w:rsidRPr="00EA3747">
        <w:rPr>
          <w:rFonts w:ascii="Times New Roman" w:eastAsia="ArialMT" w:hAnsi="Times New Roman" w:cs="Times New Roman"/>
          <w:color w:val="000000" w:themeColor="text1"/>
          <w:sz w:val="24"/>
          <w:szCs w:val="24"/>
          <w:lang w:val="en-US"/>
        </w:rPr>
        <w:t>QIAamp</w:t>
      </w:r>
      <w:proofErr w:type="spellEnd"/>
      <w:r w:rsidRPr="00EA3747">
        <w:rPr>
          <w:rFonts w:ascii="Times New Roman" w:eastAsia="ArialMT" w:hAnsi="Times New Roman" w:cs="Times New Roman"/>
          <w:color w:val="000000" w:themeColor="text1"/>
          <w:sz w:val="24"/>
          <w:szCs w:val="24"/>
          <w:lang w:val="en-US"/>
        </w:rPr>
        <w:t xml:space="preserve"> Viral RNA Mini Kit Protocol</w:t>
      </w:r>
    </w:p>
    <w:p w14:paraId="4131DEA2" w14:textId="77777777" w:rsidR="00833E60" w:rsidRPr="00EA3747" w:rsidRDefault="00833E60" w:rsidP="00EA3747">
      <w:pPr>
        <w:numPr>
          <w:ilvl w:val="0"/>
          <w:numId w:val="1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RT-PCR for detection of Covid-19 gene</w:t>
      </w:r>
    </w:p>
    <w:p w14:paraId="346A4A51" w14:textId="77777777" w:rsidR="00EA3747" w:rsidRPr="00B260A7" w:rsidRDefault="00EA3747"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18E3DD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8E734F2" w14:textId="77777777" w:rsidR="00937056" w:rsidRPr="005472BC"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5472BC">
        <w:rPr>
          <w:rFonts w:ascii="Times New Roman" w:eastAsia="ArialMT" w:hAnsi="Times New Roman" w:cs="Times New Roman"/>
          <w:b/>
          <w:color w:val="000000" w:themeColor="text1"/>
          <w:sz w:val="24"/>
          <w:szCs w:val="24"/>
          <w:lang w:val="en-US"/>
        </w:rPr>
        <w:t xml:space="preserve"> 2.3. </w:t>
      </w:r>
      <w:bookmarkStart w:id="29" w:name="_Hlk62992535"/>
      <w:r w:rsidRPr="005472BC">
        <w:rPr>
          <w:rFonts w:ascii="Times New Roman" w:eastAsia="ArialMT" w:hAnsi="Times New Roman" w:cs="Times New Roman"/>
          <w:b/>
          <w:color w:val="000000" w:themeColor="text1"/>
          <w:sz w:val="24"/>
          <w:szCs w:val="24"/>
          <w:lang w:val="en-US"/>
        </w:rPr>
        <w:t>RT-PCR Analysis</w:t>
      </w:r>
    </w:p>
    <w:bookmarkEnd w:id="29"/>
    <w:p w14:paraId="58E73201" w14:textId="77777777" w:rsidR="00937056"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 RNAs were analyzed for the detection of SARS-CoV-2 by RT-PCR (CFX96, </w:t>
      </w:r>
      <w:proofErr w:type="spellStart"/>
      <w:r w:rsidRPr="00B260A7">
        <w:rPr>
          <w:rFonts w:ascii="Times New Roman" w:eastAsia="ArialMT" w:hAnsi="Times New Roman" w:cs="Times New Roman"/>
          <w:color w:val="000000" w:themeColor="text1"/>
          <w:sz w:val="24"/>
          <w:szCs w:val="24"/>
          <w:lang w:val="en-US"/>
        </w:rPr>
        <w:t>BioRad</w:t>
      </w:r>
      <w:proofErr w:type="spellEnd"/>
      <w:r w:rsidRPr="00B260A7">
        <w:rPr>
          <w:rFonts w:ascii="Times New Roman" w:eastAsia="ArialMT" w:hAnsi="Times New Roman" w:cs="Times New Roman"/>
          <w:color w:val="000000" w:themeColor="text1"/>
          <w:sz w:val="24"/>
          <w:szCs w:val="24"/>
          <w:lang w:val="en-US"/>
        </w:rPr>
        <w:t>) using the</w:t>
      </w:r>
    </w:p>
    <w:p w14:paraId="38E537FC"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CA18547"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5888" behindDoc="0" locked="0" layoutInCell="1" allowOverlap="1" wp14:anchorId="381C5804" wp14:editId="32696CA4">
                <wp:simplePos x="0" y="0"/>
                <wp:positionH relativeFrom="column">
                  <wp:posOffset>2214880</wp:posOffset>
                </wp:positionH>
                <wp:positionV relativeFrom="paragraph">
                  <wp:posOffset>8890</wp:posOffset>
                </wp:positionV>
                <wp:extent cx="2847975" cy="295275"/>
                <wp:effectExtent l="0" t="0" r="28575" b="28575"/>
                <wp:wrapNone/>
                <wp:docPr id="42" name="Flowchart: Process 42"/>
                <wp:cNvGraphicFramePr/>
                <a:graphic xmlns:a="http://schemas.openxmlformats.org/drawingml/2006/main">
                  <a:graphicData uri="http://schemas.microsoft.com/office/word/2010/wordprocessingShape">
                    <wps:wsp>
                      <wps:cNvSpPr/>
                      <wps:spPr>
                        <a:xfrm>
                          <a:off x="0" y="0"/>
                          <a:ext cx="284797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BF59C71" w14:textId="77777777" w:rsidR="003A49E2" w:rsidRPr="00A237EF" w:rsidRDefault="003A49E2" w:rsidP="00E16532">
                            <w:pPr>
                              <w:spacing w:after="0" w:line="216" w:lineRule="auto"/>
                              <w:contextualSpacing/>
                              <w:rPr>
                                <w:rFonts w:ascii="Times New Roman" w:eastAsia="Times New Roman" w:hAnsi="Times New Roman" w:cs="Times New Roman"/>
                                <w:sz w:val="24"/>
                                <w:szCs w:val="24"/>
                                <w:lang w:val="en-US"/>
                              </w:rPr>
                            </w:pPr>
                            <w:r w:rsidRPr="00A237EF">
                              <w:rPr>
                                <w:rFonts w:eastAsiaTheme="minorEastAsia" w:hAnsi="Calibri"/>
                                <w:kern w:val="24"/>
                                <w:sz w:val="24"/>
                                <w:szCs w:val="24"/>
                                <w:lang w:val="en-US"/>
                              </w:rPr>
                              <w:t xml:space="preserve">50ml sewage </w:t>
                            </w:r>
                            <w:r w:rsidRPr="006D29B3">
                              <w:rPr>
                                <w:rFonts w:eastAsiaTheme="minorEastAsia" w:hAnsi="Calibri"/>
                                <w:kern w:val="24"/>
                                <w:sz w:val="24"/>
                                <w:szCs w:val="24"/>
                              </w:rPr>
                              <w:t>samples in Falcon Tube</w:t>
                            </w:r>
                            <w:r w:rsidRPr="006D29B3">
                              <w:rPr>
                                <w:rFonts w:eastAsiaTheme="minorEastAsia" w:hAnsi="Calibri"/>
                                <w:kern w:val="24"/>
                                <w:sz w:val="24"/>
                                <w:szCs w:val="24"/>
                                <w:lang w:val="en-US"/>
                              </w:rPr>
                              <w:t xml:space="preserve"> </w:t>
                            </w:r>
                          </w:p>
                          <w:p w14:paraId="387F6F0C" w14:textId="77777777" w:rsidR="003A49E2" w:rsidRPr="006D29B3"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C5804" id="_x0000_t109" coordsize="21600,21600" o:spt="109" path="m,l,21600r21600,l21600,xe">
                <v:stroke joinstyle="miter"/>
                <v:path gradientshapeok="t" o:connecttype="rect"/>
              </v:shapetype>
              <v:shape id="Flowchart: Process 42" o:spid="_x0000_s1026" type="#_x0000_t109" style="position:absolute;left:0;text-align:left;margin-left:174.4pt;margin-top:.7pt;width:224.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" fillcolor="white [3201]" strokecolor="#70ad47 [3209]" strokeweight="1pt">
                <v:textbox>
                  <w:txbxContent>
                    <w:p w14:paraId="1BF59C71" w14:textId="77777777" w:rsidR="003A49E2" w:rsidRPr="00A237EF" w:rsidRDefault="003A49E2" w:rsidP="00E16532">
                      <w:pPr>
                        <w:spacing w:after="0" w:line="216" w:lineRule="auto"/>
                        <w:contextualSpacing/>
                        <w:rPr>
                          <w:rFonts w:ascii="Times New Roman" w:eastAsia="Times New Roman" w:hAnsi="Times New Roman" w:cs="Times New Roman"/>
                          <w:sz w:val="24"/>
                          <w:szCs w:val="24"/>
                          <w:lang w:val="en-US"/>
                        </w:rPr>
                      </w:pPr>
                      <w:r w:rsidRPr="00A237EF">
                        <w:rPr>
                          <w:rFonts w:eastAsiaTheme="minorEastAsia" w:hAnsi="Calibri"/>
                          <w:kern w:val="24"/>
                          <w:sz w:val="24"/>
                          <w:szCs w:val="24"/>
                          <w:lang w:val="en-US"/>
                        </w:rPr>
                        <w:t xml:space="preserve">50ml sewage </w:t>
                      </w:r>
                      <w:r w:rsidRPr="006D29B3">
                        <w:rPr>
                          <w:rFonts w:eastAsiaTheme="minorEastAsia" w:hAnsi="Calibri"/>
                          <w:kern w:val="24"/>
                          <w:sz w:val="24"/>
                          <w:szCs w:val="24"/>
                        </w:rPr>
                        <w:t>samples in Falcon Tube</w:t>
                      </w:r>
                      <w:r w:rsidRPr="006D29B3">
                        <w:rPr>
                          <w:rFonts w:eastAsiaTheme="minorEastAsia" w:hAnsi="Calibri"/>
                          <w:kern w:val="24"/>
                          <w:sz w:val="24"/>
                          <w:szCs w:val="24"/>
                          <w:lang w:val="en-US"/>
                        </w:rPr>
                        <w:t xml:space="preserve"> </w:t>
                      </w:r>
                    </w:p>
                    <w:p w14:paraId="387F6F0C" w14:textId="77777777" w:rsidR="003A49E2" w:rsidRPr="006D29B3" w:rsidRDefault="003A49E2" w:rsidP="00E16532">
                      <w:pPr>
                        <w:jc w:val="center"/>
                      </w:pPr>
                    </w:p>
                  </w:txbxContent>
                </v:textbox>
              </v:shape>
            </w:pict>
          </mc:Fallback>
        </mc:AlternateContent>
      </w:r>
    </w:p>
    <w:p w14:paraId="6B82E09D"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7152" behindDoc="0" locked="0" layoutInCell="1" allowOverlap="1" wp14:anchorId="1179AB98" wp14:editId="03B89BCC">
                <wp:simplePos x="0" y="0"/>
                <wp:positionH relativeFrom="column">
                  <wp:posOffset>3590925</wp:posOffset>
                </wp:positionH>
                <wp:positionV relativeFrom="paragraph">
                  <wp:posOffset>180975</wp:posOffset>
                </wp:positionV>
                <wp:extent cx="9525" cy="190500"/>
                <wp:effectExtent l="76200" t="0" r="66675" b="57150"/>
                <wp:wrapNone/>
                <wp:docPr id="39" name="Straight Arrow Connector 39"/>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type w14:anchorId="49F69C92" id="_x0000_t32" coordsize="21600,21600" o:spt="32" o:oned="t" path="m,l21600,21600e" filled="f">
                <v:path arrowok="t" fillok="f" o:connecttype="none"/>
                <o:lock v:ext="edit" shapetype="t"/>
              </v:shapetype>
              <v:shape id="Straight Arrow Connector 39" o:spid="_x0000_s1026" type="#_x0000_t32" style="position:absolute;margin-left:282.75pt;margin-top:14.25pt;width:.75pt;height:1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" strokecolor="#262626" strokeweight=".5pt">
                <v:stroke endarrow="block" joinstyle="miter"/>
              </v:shape>
            </w:pict>
          </mc:Fallback>
        </mc:AlternateContent>
      </w:r>
    </w:p>
    <w:p w14:paraId="16EFCF7D"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8F7A9F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3056" behindDoc="0" locked="0" layoutInCell="1" allowOverlap="1" wp14:anchorId="5C3D8FB7" wp14:editId="40BF3892">
                <wp:simplePos x="0" y="0"/>
                <wp:positionH relativeFrom="column">
                  <wp:posOffset>2257425</wp:posOffset>
                </wp:positionH>
                <wp:positionV relativeFrom="paragraph">
                  <wp:posOffset>10795</wp:posOffset>
                </wp:positionV>
                <wp:extent cx="2847975" cy="295275"/>
                <wp:effectExtent l="0" t="0" r="28575" b="28575"/>
                <wp:wrapNone/>
                <wp:docPr id="34" name="Flowchart: Process 34"/>
                <wp:cNvGraphicFramePr/>
                <a:graphic xmlns:a="http://schemas.openxmlformats.org/drawingml/2006/main">
                  <a:graphicData uri="http://schemas.microsoft.com/office/word/2010/wordprocessingShape">
                    <wps:wsp>
                      <wps:cNvSpPr/>
                      <wps:spPr>
                        <a:xfrm>
                          <a:off x="0" y="0"/>
                          <a:ext cx="2847975" cy="295275"/>
                        </a:xfrm>
                        <a:prstGeom prst="flowChartProcess">
                          <a:avLst/>
                        </a:prstGeom>
                        <a:solidFill>
                          <a:sysClr val="window" lastClr="FFFFFF"/>
                        </a:solidFill>
                        <a:ln w="12700" cap="flat" cmpd="sng" algn="ctr">
                          <a:solidFill>
                            <a:srgbClr val="70AD47"/>
                          </a:solidFill>
                          <a:prstDash val="solid"/>
                          <a:miter lim="800000"/>
                        </a:ln>
                        <a:effectLst/>
                      </wps:spPr>
                      <wps:txbx>
                        <w:txbxContent>
                          <w:p w14:paraId="5BDB646B"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4,500×g for 30 min</w:t>
                            </w:r>
                          </w:p>
                          <w:p w14:paraId="0AA8343E"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8FB7" id="Flowchart: Process 34" o:spid="_x0000_s1027" type="#_x0000_t109" style="position:absolute;left:0;text-align:left;margin-left:177.75pt;margin-top:.85pt;width:224.25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" fillcolor="window" strokecolor="#70ad47" strokeweight="1pt">
                <v:textbox>
                  <w:txbxContent>
                    <w:p w14:paraId="5BDB646B"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4,500×g for 30 min</w:t>
                      </w:r>
                    </w:p>
                    <w:p w14:paraId="0AA8343E" w14:textId="77777777" w:rsidR="003A49E2" w:rsidRDefault="003A49E2" w:rsidP="00E16532">
                      <w:pPr>
                        <w:jc w:val="center"/>
                      </w:pPr>
                    </w:p>
                  </w:txbxContent>
                </v:textbox>
              </v:shape>
            </w:pict>
          </mc:Fallback>
        </mc:AlternateContent>
      </w:r>
    </w:p>
    <w:p w14:paraId="2040C52C"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78720" behindDoc="0" locked="0" layoutInCell="1" allowOverlap="1" wp14:anchorId="02EA11C2" wp14:editId="68B7F559">
                <wp:simplePos x="0" y="0"/>
                <wp:positionH relativeFrom="column">
                  <wp:posOffset>3594100</wp:posOffset>
                </wp:positionH>
                <wp:positionV relativeFrom="paragraph">
                  <wp:posOffset>294640</wp:posOffset>
                </wp:positionV>
                <wp:extent cx="9525" cy="190500"/>
                <wp:effectExtent l="76200" t="0" r="66675" b="57150"/>
                <wp:wrapNone/>
                <wp:docPr id="43" name="Straight Arrow Connector 43"/>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0F78FB22" id="Straight Arrow Connector 43" o:spid="_x0000_s1026" type="#_x0000_t32" style="position:absolute;margin-left:283pt;margin-top:23.2pt;width:.75pt;height:1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" strokecolor="#262626" strokeweight=".5pt">
                <v:stroke endarrow="block" joinstyle="miter"/>
              </v:shape>
            </w:pict>
          </mc:Fallback>
        </mc:AlternateContent>
      </w:r>
    </w:p>
    <w:p w14:paraId="6FD8EB4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FC792EE"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4080" behindDoc="0" locked="0" layoutInCell="1" allowOverlap="1" wp14:anchorId="744C482C" wp14:editId="2D79C5F5">
                <wp:simplePos x="0" y="0"/>
                <wp:positionH relativeFrom="column">
                  <wp:posOffset>2276475</wp:posOffset>
                </wp:positionH>
                <wp:positionV relativeFrom="paragraph">
                  <wp:posOffset>84455</wp:posOffset>
                </wp:positionV>
                <wp:extent cx="2847975" cy="295275"/>
                <wp:effectExtent l="0" t="0" r="28575" b="28575"/>
                <wp:wrapNone/>
                <wp:docPr id="35" name="Flowchart: Process 35"/>
                <wp:cNvGraphicFramePr/>
                <a:graphic xmlns:a="http://schemas.openxmlformats.org/drawingml/2006/main">
                  <a:graphicData uri="http://schemas.microsoft.com/office/word/2010/wordprocessingShape">
                    <wps:wsp>
                      <wps:cNvSpPr/>
                      <wps:spPr>
                        <a:xfrm>
                          <a:off x="0" y="0"/>
                          <a:ext cx="2847975" cy="295275"/>
                        </a:xfrm>
                        <a:prstGeom prst="flowChartProcess">
                          <a:avLst/>
                        </a:prstGeom>
                        <a:solidFill>
                          <a:sysClr val="window" lastClr="FFFFFF"/>
                        </a:solidFill>
                        <a:ln w="12700" cap="flat" cmpd="sng" algn="ctr">
                          <a:solidFill>
                            <a:srgbClr val="70AD47"/>
                          </a:solidFill>
                          <a:prstDash val="solid"/>
                          <a:miter lim="800000"/>
                        </a:ln>
                        <a:effectLst/>
                      </wps:spPr>
                      <wps:txbx>
                        <w:txbxContent>
                          <w:p w14:paraId="0D023962"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Transfer the Supernatant</w:t>
                            </w:r>
                          </w:p>
                          <w:p w14:paraId="29602677"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C482C" id="Flowchart: Process 35" o:spid="_x0000_s1028" type="#_x0000_t109" style="position:absolute;left:0;text-align:left;margin-left:179.25pt;margin-top:6.65pt;width:224.2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" fillcolor="window" strokecolor="#70ad47" strokeweight="1pt">
                <v:textbox>
                  <w:txbxContent>
                    <w:p w14:paraId="0D023962"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Transfer the Supernatant</w:t>
                      </w:r>
                    </w:p>
                    <w:p w14:paraId="29602677" w14:textId="77777777" w:rsidR="003A49E2" w:rsidRDefault="003A49E2" w:rsidP="00E16532">
                      <w:pPr>
                        <w:jc w:val="center"/>
                      </w:pPr>
                    </w:p>
                  </w:txbxContent>
                </v:textbox>
              </v:shape>
            </w:pict>
          </mc:Fallback>
        </mc:AlternateContent>
      </w:r>
    </w:p>
    <w:p w14:paraId="565CA9DF"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BEDC221"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8176" behindDoc="0" locked="0" layoutInCell="1" allowOverlap="1" wp14:anchorId="33AC1927" wp14:editId="6C4DBC24">
                <wp:simplePos x="0" y="0"/>
                <wp:positionH relativeFrom="column">
                  <wp:posOffset>3590925</wp:posOffset>
                </wp:positionH>
                <wp:positionV relativeFrom="paragraph">
                  <wp:posOffset>7620</wp:posOffset>
                </wp:positionV>
                <wp:extent cx="9525" cy="190500"/>
                <wp:effectExtent l="76200" t="0" r="66675" b="57150"/>
                <wp:wrapNone/>
                <wp:docPr id="40" name="Straight Arrow Connector 40"/>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520426E6" id="Straight Arrow Connector 40" o:spid="_x0000_s1026" type="#_x0000_t32" style="position:absolute;margin-left:282.75pt;margin-top:.6pt;width:.75pt;height:1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" strokecolor="#262626" strokeweight=".5pt">
                <v:stroke endarrow="block" joinstyle="miter"/>
              </v:shape>
            </w:pict>
          </mc:Fallback>
        </mc:AlternateContent>
      </w:r>
    </w:p>
    <w:p w14:paraId="2B3D37F8"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698DF9C"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5104" behindDoc="0" locked="0" layoutInCell="1" allowOverlap="1" wp14:anchorId="7D379C26" wp14:editId="596E4D5F">
                <wp:simplePos x="0" y="0"/>
                <wp:positionH relativeFrom="column">
                  <wp:posOffset>2276475</wp:posOffset>
                </wp:positionH>
                <wp:positionV relativeFrom="paragraph">
                  <wp:posOffset>6350</wp:posOffset>
                </wp:positionV>
                <wp:extent cx="2847975" cy="295275"/>
                <wp:effectExtent l="0" t="0" r="28575" b="28575"/>
                <wp:wrapNone/>
                <wp:docPr id="36" name="Flowchart: Process 36"/>
                <wp:cNvGraphicFramePr/>
                <a:graphic xmlns:a="http://schemas.openxmlformats.org/drawingml/2006/main">
                  <a:graphicData uri="http://schemas.microsoft.com/office/word/2010/wordprocessingShape">
                    <wps:wsp>
                      <wps:cNvSpPr/>
                      <wps:spPr>
                        <a:xfrm>
                          <a:off x="0" y="0"/>
                          <a:ext cx="2847975" cy="295275"/>
                        </a:xfrm>
                        <a:prstGeom prst="flowChartProcess">
                          <a:avLst/>
                        </a:prstGeom>
                        <a:solidFill>
                          <a:sysClr val="window" lastClr="FFFFFF"/>
                        </a:solidFill>
                        <a:ln w="12700" cap="flat" cmpd="sng" algn="ctr">
                          <a:solidFill>
                            <a:srgbClr val="70AD47"/>
                          </a:solidFill>
                          <a:prstDash val="solid"/>
                          <a:miter lim="800000"/>
                        </a:ln>
                        <a:effectLst/>
                      </wps:spPr>
                      <wps:txbx>
                        <w:txbxContent>
                          <w:p w14:paraId="53C9A395"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Filter through 0.22µl syringe filter</w:t>
                            </w:r>
                          </w:p>
                          <w:p w14:paraId="79957AEB"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79C26" id="Flowchart: Process 36" o:spid="_x0000_s1029" type="#_x0000_t109" style="position:absolute;left:0;text-align:left;margin-left:179.25pt;margin-top:.5pt;width:224.2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" fillcolor="window" strokecolor="#70ad47" strokeweight="1pt">
                <v:textbox>
                  <w:txbxContent>
                    <w:p w14:paraId="53C9A395"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Filter through 0.22µl syringe filter</w:t>
                      </w:r>
                    </w:p>
                    <w:p w14:paraId="79957AEB" w14:textId="77777777" w:rsidR="003A49E2" w:rsidRDefault="003A49E2" w:rsidP="00E16532">
                      <w:pPr>
                        <w:jc w:val="center"/>
                      </w:pPr>
                    </w:p>
                  </w:txbxContent>
                </v:textbox>
              </v:shape>
            </w:pict>
          </mc:Fallback>
        </mc:AlternateContent>
      </w:r>
    </w:p>
    <w:p w14:paraId="11C75E8F"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883433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1792" behindDoc="0" locked="0" layoutInCell="1" allowOverlap="1" wp14:anchorId="779B212E" wp14:editId="1554E297">
                <wp:simplePos x="0" y="0"/>
                <wp:positionH relativeFrom="margin">
                  <wp:posOffset>3637280</wp:posOffset>
                </wp:positionH>
                <wp:positionV relativeFrom="paragraph">
                  <wp:posOffset>17780</wp:posOffset>
                </wp:positionV>
                <wp:extent cx="9525" cy="190500"/>
                <wp:effectExtent l="76200" t="0" r="66675" b="57150"/>
                <wp:wrapNone/>
                <wp:docPr id="44" name="Straight Arrow Connector 44"/>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468FA8FB" id="Straight Arrow Connector 44" o:spid="_x0000_s1026" type="#_x0000_t32" style="position:absolute;margin-left:286.4pt;margin-top:1.4pt;width:.75pt;height:15pt;flip:x;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" strokecolor="#262626" strokeweight=".5pt">
                <v:stroke endarrow="block" joinstyle="miter"/>
                <w10:wrap anchorx="margin"/>
              </v:shape>
            </w:pict>
          </mc:Fallback>
        </mc:AlternateContent>
      </w:r>
    </w:p>
    <w:p w14:paraId="4EB6F983"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6128" behindDoc="0" locked="0" layoutInCell="1" allowOverlap="1" wp14:anchorId="74857E83" wp14:editId="4053689E">
                <wp:simplePos x="0" y="0"/>
                <wp:positionH relativeFrom="column">
                  <wp:posOffset>2286000</wp:posOffset>
                </wp:positionH>
                <wp:positionV relativeFrom="paragraph">
                  <wp:posOffset>90805</wp:posOffset>
                </wp:positionV>
                <wp:extent cx="2847975" cy="295275"/>
                <wp:effectExtent l="0" t="0" r="28575" b="28575"/>
                <wp:wrapNone/>
                <wp:docPr id="37" name="Flowchart: Process 37"/>
                <wp:cNvGraphicFramePr/>
                <a:graphic xmlns:a="http://schemas.openxmlformats.org/drawingml/2006/main">
                  <a:graphicData uri="http://schemas.microsoft.com/office/word/2010/wordprocessingShape">
                    <wps:wsp>
                      <wps:cNvSpPr/>
                      <wps:spPr>
                        <a:xfrm>
                          <a:off x="0" y="0"/>
                          <a:ext cx="2847975" cy="295275"/>
                        </a:xfrm>
                        <a:prstGeom prst="flowChartProcess">
                          <a:avLst/>
                        </a:prstGeom>
                        <a:solidFill>
                          <a:sysClr val="window" lastClr="FFFFFF"/>
                        </a:solidFill>
                        <a:ln w="12700" cap="flat" cmpd="sng" algn="ctr">
                          <a:solidFill>
                            <a:srgbClr val="70AD47"/>
                          </a:solidFill>
                          <a:prstDash val="solid"/>
                          <a:miter lim="800000"/>
                        </a:ln>
                        <a:effectLst/>
                      </wps:spPr>
                      <wps:txbx>
                        <w:txbxContent>
                          <w:p w14:paraId="7B4B1DA1"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Collect 25ml of filtered supernatant</w:t>
                            </w:r>
                          </w:p>
                          <w:p w14:paraId="0BBC9FCE"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7E83" id="Flowchart: Process 37" o:spid="_x0000_s1030" type="#_x0000_t109" style="position:absolute;left:0;text-align:left;margin-left:180pt;margin-top:7.15pt;width:224.25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" fillcolor="window" strokecolor="#70ad47" strokeweight="1pt">
                <v:textbox>
                  <w:txbxContent>
                    <w:p w14:paraId="7B4B1DA1"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Collect 25ml of filtered supernatant</w:t>
                      </w:r>
                    </w:p>
                    <w:p w14:paraId="0BBC9FCE" w14:textId="77777777" w:rsidR="003A49E2" w:rsidRDefault="003A49E2" w:rsidP="00E16532">
                      <w:pPr>
                        <w:jc w:val="center"/>
                      </w:pPr>
                    </w:p>
                  </w:txbxContent>
                </v:textbox>
              </v:shape>
            </w:pict>
          </mc:Fallback>
        </mc:AlternateContent>
      </w:r>
    </w:p>
    <w:p w14:paraId="5C8EF094"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2B03D5F"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2816" behindDoc="0" locked="0" layoutInCell="1" allowOverlap="1" wp14:anchorId="5AE14725" wp14:editId="0F7336CD">
                <wp:simplePos x="0" y="0"/>
                <wp:positionH relativeFrom="margin">
                  <wp:posOffset>3627755</wp:posOffset>
                </wp:positionH>
                <wp:positionV relativeFrom="paragraph">
                  <wp:posOffset>74930</wp:posOffset>
                </wp:positionV>
                <wp:extent cx="9525" cy="190500"/>
                <wp:effectExtent l="76200" t="0" r="66675" b="57150"/>
                <wp:wrapNone/>
                <wp:docPr id="45" name="Straight Arrow Connector 45"/>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53FD430A" id="Straight Arrow Connector 45" o:spid="_x0000_s1026" type="#_x0000_t32" style="position:absolute;margin-left:285.65pt;margin-top:5.9pt;width:.75pt;height:15pt;flip:x;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" strokecolor="#262626" strokeweight=".5pt">
                <v:stroke endarrow="block" joinstyle="miter"/>
                <w10:wrap anchorx="margin"/>
              </v:shape>
            </w:pict>
          </mc:Fallback>
        </mc:AlternateContent>
      </w:r>
    </w:p>
    <w:p w14:paraId="6E2F5D05"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6912" behindDoc="0" locked="0" layoutInCell="1" allowOverlap="1" wp14:anchorId="520A2093" wp14:editId="15AF14C1">
                <wp:simplePos x="0" y="0"/>
                <wp:positionH relativeFrom="page">
                  <wp:posOffset>3351530</wp:posOffset>
                </wp:positionH>
                <wp:positionV relativeFrom="paragraph">
                  <wp:posOffset>189865</wp:posOffset>
                </wp:positionV>
                <wp:extent cx="2857500" cy="304800"/>
                <wp:effectExtent l="0" t="0" r="19050" b="19050"/>
                <wp:wrapNone/>
                <wp:docPr id="11" name="Flowchart: Process 11"/>
                <wp:cNvGraphicFramePr/>
                <a:graphic xmlns:a="http://schemas.openxmlformats.org/drawingml/2006/main">
                  <a:graphicData uri="http://schemas.microsoft.com/office/word/2010/wordprocessingShape">
                    <wps:wsp>
                      <wps:cNvSpPr/>
                      <wps:spPr>
                        <a:xfrm>
                          <a:off x="0" y="0"/>
                          <a:ext cx="28575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A00BC27"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Add 2 g PEG 9000+0.437 g NaCl</w:t>
                            </w:r>
                          </w:p>
                          <w:p w14:paraId="593EE32E"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A2093" id="Flowchart: Process 11" o:spid="_x0000_s1031" type="#_x0000_t109" style="position:absolute;left:0;text-align:left;margin-left:263.9pt;margin-top:14.95pt;width:225pt;height:24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" fillcolor="white [3201]" strokecolor="#70ad47 [3209]" strokeweight="1pt">
                <v:textbox>
                  <w:txbxContent>
                    <w:p w14:paraId="0A00BC27"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Add 2 g PEG 9000+0.437 g NaCl</w:t>
                      </w:r>
                    </w:p>
                    <w:p w14:paraId="593EE32E" w14:textId="77777777" w:rsidR="003A49E2" w:rsidRDefault="003A49E2" w:rsidP="00E16532">
                      <w:pPr>
                        <w:jc w:val="center"/>
                      </w:pPr>
                    </w:p>
                  </w:txbxContent>
                </v:textbox>
                <w10:wrap anchorx="page"/>
              </v:shape>
            </w:pict>
          </mc:Fallback>
        </mc:AlternateContent>
      </w:r>
    </w:p>
    <w:p w14:paraId="2A107E3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bCs/>
          <w:color w:val="000000" w:themeColor="text1"/>
          <w:sz w:val="24"/>
          <w:szCs w:val="24"/>
          <w:lang w:val="en-US"/>
        </w:rPr>
      </w:pPr>
    </w:p>
    <w:p w14:paraId="55C7692F"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bCs/>
          <w:color w:val="000000" w:themeColor="text1"/>
          <w:sz w:val="24"/>
          <w:szCs w:val="24"/>
          <w:lang w:val="en-US"/>
        </w:rPr>
      </w:pPr>
    </w:p>
    <w:p w14:paraId="5E1B226A"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9200" behindDoc="0" locked="0" layoutInCell="1" allowOverlap="1" wp14:anchorId="6B6CAEA5" wp14:editId="4374E295">
                <wp:simplePos x="0" y="0"/>
                <wp:positionH relativeFrom="margin">
                  <wp:posOffset>3657600</wp:posOffset>
                </wp:positionH>
                <wp:positionV relativeFrom="paragraph">
                  <wp:posOffset>8890</wp:posOffset>
                </wp:positionV>
                <wp:extent cx="9525" cy="190500"/>
                <wp:effectExtent l="76200" t="0" r="66675" b="57150"/>
                <wp:wrapNone/>
                <wp:docPr id="50" name="Straight Arrow Connector 50"/>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4283DBC5" id="Straight Arrow Connector 50" o:spid="_x0000_s1026" type="#_x0000_t32" style="position:absolute;margin-left:4in;margin-top:.7pt;width:.75pt;height:15pt;flip:x;z-index:251699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" strokecolor="#262626" strokeweight=".5pt">
                <v:stroke endarrow="block" joinstyle="miter"/>
                <w10:wrap anchorx="margin"/>
              </v:shape>
            </w:pict>
          </mc:Fallback>
        </mc:AlternateContent>
      </w:r>
    </w:p>
    <w:p w14:paraId="52041D64"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7936" behindDoc="0" locked="0" layoutInCell="1" allowOverlap="1" wp14:anchorId="762544AB" wp14:editId="0EC84C76">
                <wp:simplePos x="0" y="0"/>
                <wp:positionH relativeFrom="margin">
                  <wp:posOffset>1511300</wp:posOffset>
                </wp:positionH>
                <wp:positionV relativeFrom="paragraph">
                  <wp:posOffset>138430</wp:posOffset>
                </wp:positionV>
                <wp:extent cx="4495800" cy="304800"/>
                <wp:effectExtent l="0" t="0" r="19050" b="19050"/>
                <wp:wrapNone/>
                <wp:docPr id="24" name="Flowchart: Process 24"/>
                <wp:cNvGraphicFramePr/>
                <a:graphic xmlns:a="http://schemas.openxmlformats.org/drawingml/2006/main">
                  <a:graphicData uri="http://schemas.microsoft.com/office/word/2010/wordprocessingShape">
                    <wps:wsp>
                      <wps:cNvSpPr/>
                      <wps:spPr>
                        <a:xfrm>
                          <a:off x="0" y="0"/>
                          <a:ext cx="44958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0D76196" w14:textId="77777777" w:rsidR="003A49E2" w:rsidRDefault="003A49E2" w:rsidP="00E16532">
                            <w:pPr>
                              <w:jc w:val="center"/>
                            </w:pPr>
                            <w:r w:rsidRPr="00EA3747">
                              <w:rPr>
                                <w:rFonts w:ascii="Times New Roman" w:eastAsia="ArialMT" w:hAnsi="Times New Roman" w:cs="Times New Roman"/>
                                <w:color w:val="000000" w:themeColor="text1"/>
                                <w:sz w:val="24"/>
                                <w:szCs w:val="24"/>
                                <w:lang w:val="en-US"/>
                              </w:rPr>
                              <w:t>Incubate this mixture at17°C, 100 rpm for overnight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544AB" id="Flowchart: Process 24" o:spid="_x0000_s1032" type="#_x0000_t109" style="position:absolute;left:0;text-align:left;margin-left:119pt;margin-top:10.9pt;width:354pt;height:2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" fillcolor="white [3201]" strokecolor="#70ad47 [3209]" strokeweight="1pt">
                <v:textbox>
                  <w:txbxContent>
                    <w:p w14:paraId="40D76196" w14:textId="77777777" w:rsidR="003A49E2" w:rsidRDefault="003A49E2" w:rsidP="00E16532">
                      <w:pPr>
                        <w:jc w:val="center"/>
                      </w:pPr>
                      <w:r w:rsidRPr="00EA3747">
                        <w:rPr>
                          <w:rFonts w:ascii="Times New Roman" w:eastAsia="ArialMT" w:hAnsi="Times New Roman" w:cs="Times New Roman"/>
                          <w:color w:val="000000" w:themeColor="text1"/>
                          <w:sz w:val="24"/>
                          <w:szCs w:val="24"/>
                          <w:lang w:val="en-US"/>
                        </w:rPr>
                        <w:t>Incubate this mixture at17°C, 100 rpm for overnight</w:t>
                      </w:r>
                    </w:p>
                  </w:txbxContent>
                </v:textbox>
                <w10:wrap anchorx="margin"/>
              </v:shape>
            </w:pict>
          </mc:Fallback>
        </mc:AlternateContent>
      </w:r>
    </w:p>
    <w:p w14:paraId="02E859DA"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26CBAF7A"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3840" behindDoc="0" locked="0" layoutInCell="1" allowOverlap="1" wp14:anchorId="3529F38E" wp14:editId="25715A44">
                <wp:simplePos x="0" y="0"/>
                <wp:positionH relativeFrom="column">
                  <wp:posOffset>3727450</wp:posOffset>
                </wp:positionH>
                <wp:positionV relativeFrom="paragraph">
                  <wp:posOffset>116840</wp:posOffset>
                </wp:positionV>
                <wp:extent cx="9525" cy="190500"/>
                <wp:effectExtent l="76200" t="0" r="66675" b="57150"/>
                <wp:wrapNone/>
                <wp:docPr id="51" name="Straight Arrow Connector 51"/>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032CE73D" id="Straight Arrow Connector 51" o:spid="_x0000_s1026" type="#_x0000_t32" style="position:absolute;margin-left:293.5pt;margin-top:9.2pt;width:.75pt;height:1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" strokecolor="#262626" strokeweight=".5pt">
                <v:stroke endarrow="block" joinstyle="miter"/>
              </v:shape>
            </w:pict>
          </mc:Fallback>
        </mc:AlternateContent>
      </w:r>
    </w:p>
    <w:p w14:paraId="6F17A666"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7957880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8960" behindDoc="0" locked="0" layoutInCell="1" allowOverlap="1" wp14:anchorId="08A0A7B7" wp14:editId="41E31EA5">
                <wp:simplePos x="0" y="0"/>
                <wp:positionH relativeFrom="page">
                  <wp:posOffset>2875280</wp:posOffset>
                </wp:positionH>
                <wp:positionV relativeFrom="paragraph">
                  <wp:posOffset>9525</wp:posOffset>
                </wp:positionV>
                <wp:extent cx="2857500" cy="304800"/>
                <wp:effectExtent l="0" t="0" r="19050" b="19050"/>
                <wp:wrapNone/>
                <wp:docPr id="26" name="Flowchart: Process 26"/>
                <wp:cNvGraphicFramePr/>
                <a:graphic xmlns:a="http://schemas.openxmlformats.org/drawingml/2006/main">
                  <a:graphicData uri="http://schemas.microsoft.com/office/word/2010/wordprocessingShape">
                    <wps:wsp>
                      <wps:cNvSpPr/>
                      <wps:spPr>
                        <a:xfrm>
                          <a:off x="0" y="0"/>
                          <a:ext cx="28575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1474E3C"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13,000×g for 90 min</w:t>
                            </w:r>
                          </w:p>
                          <w:p w14:paraId="2791045A"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0A7B7" id="Flowchart: Process 26" o:spid="_x0000_s1033" type="#_x0000_t109" style="position:absolute;left:0;text-align:left;margin-left:226.4pt;margin-top:.75pt;width:225pt;height:24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" fillcolor="white [3201]" strokecolor="#70ad47 [3209]" strokeweight="1pt">
                <v:textbox>
                  <w:txbxContent>
                    <w:p w14:paraId="01474E3C"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Centrifuge at 13,000×g for 90 min</w:t>
                      </w:r>
                    </w:p>
                    <w:p w14:paraId="2791045A" w14:textId="77777777" w:rsidR="003A49E2" w:rsidRDefault="003A49E2" w:rsidP="00E16532">
                      <w:pPr>
                        <w:jc w:val="center"/>
                      </w:pPr>
                    </w:p>
                  </w:txbxContent>
                </v:textbox>
                <w10:wrap anchorx="page"/>
              </v:shape>
            </w:pict>
          </mc:Fallback>
        </mc:AlternateContent>
      </w:r>
    </w:p>
    <w:p w14:paraId="2E0B0AE7"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78AE11F6"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0768" behindDoc="0" locked="0" layoutInCell="1" allowOverlap="1" wp14:anchorId="69793767" wp14:editId="6A4F69F2">
                <wp:simplePos x="0" y="0"/>
                <wp:positionH relativeFrom="column">
                  <wp:posOffset>3727450</wp:posOffset>
                </wp:positionH>
                <wp:positionV relativeFrom="paragraph">
                  <wp:posOffset>29210</wp:posOffset>
                </wp:positionV>
                <wp:extent cx="9525" cy="190500"/>
                <wp:effectExtent l="76200" t="0" r="66675" b="57150"/>
                <wp:wrapNone/>
                <wp:docPr id="52" name="Straight Arrow Connector 52"/>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6782379C" id="Straight Arrow Connector 52" o:spid="_x0000_s1026" type="#_x0000_t32" style="position:absolute;margin-left:293.5pt;margin-top:2.3pt;width:.75pt;height: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" strokecolor="#262626" strokeweight=".5pt">
                <v:stroke endarrow="block" joinstyle="miter"/>
              </v:shape>
            </w:pict>
          </mc:Fallback>
        </mc:AlternateContent>
      </w:r>
    </w:p>
    <w:p w14:paraId="48F40699"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54ADFBB7"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w:lastRenderedPageBreak/>
        <mc:AlternateContent>
          <mc:Choice Requires="wps">
            <w:drawing>
              <wp:anchor distT="0" distB="0" distL="114300" distR="114300" simplePos="0" relativeHeight="251689984" behindDoc="0" locked="0" layoutInCell="1" allowOverlap="1" wp14:anchorId="03A0489A" wp14:editId="370DEDB3">
                <wp:simplePos x="0" y="0"/>
                <wp:positionH relativeFrom="column">
                  <wp:posOffset>1158240</wp:posOffset>
                </wp:positionH>
                <wp:positionV relativeFrom="paragraph">
                  <wp:posOffset>15875</wp:posOffset>
                </wp:positionV>
                <wp:extent cx="5181600" cy="304800"/>
                <wp:effectExtent l="0" t="0" r="19050" b="19050"/>
                <wp:wrapNone/>
                <wp:docPr id="28" name="Flowchart: Process 28"/>
                <wp:cNvGraphicFramePr/>
                <a:graphic xmlns:a="http://schemas.openxmlformats.org/drawingml/2006/main">
                  <a:graphicData uri="http://schemas.microsoft.com/office/word/2010/wordprocessingShape">
                    <wps:wsp>
                      <wps:cNvSpPr/>
                      <wps:spPr>
                        <a:xfrm>
                          <a:off x="0" y="0"/>
                          <a:ext cx="51816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791DA99"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Discard the supernatant and resuspend the pellet in 10µl of Rnase free water</w:t>
                            </w:r>
                          </w:p>
                          <w:p w14:paraId="317C1436"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489A" id="Flowchart: Process 28" o:spid="_x0000_s1034" type="#_x0000_t109" style="position:absolute;left:0;text-align:left;margin-left:91.2pt;margin-top:1.25pt;width:408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" fillcolor="white [3201]" strokecolor="#70ad47 [3209]" strokeweight="1pt">
                <v:textbox>
                  <w:txbxContent>
                    <w:p w14:paraId="7791DA99"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Discard the supernatant and resuspend the pellet in 10µl of Rnase free water</w:t>
                      </w:r>
                    </w:p>
                    <w:p w14:paraId="317C1436" w14:textId="77777777" w:rsidR="003A49E2" w:rsidRDefault="003A49E2" w:rsidP="00E16532">
                      <w:pPr>
                        <w:jc w:val="center"/>
                      </w:pPr>
                    </w:p>
                  </w:txbxContent>
                </v:textbox>
              </v:shape>
            </w:pict>
          </mc:Fallback>
        </mc:AlternateContent>
      </w:r>
    </w:p>
    <w:p w14:paraId="319E770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2749B97D"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84864" behindDoc="0" locked="0" layoutInCell="1" allowOverlap="1" wp14:anchorId="2C64B6E2" wp14:editId="2EC8C130">
                <wp:simplePos x="0" y="0"/>
                <wp:positionH relativeFrom="column">
                  <wp:posOffset>3717925</wp:posOffset>
                </wp:positionH>
                <wp:positionV relativeFrom="paragraph">
                  <wp:posOffset>5715</wp:posOffset>
                </wp:positionV>
                <wp:extent cx="9525" cy="190500"/>
                <wp:effectExtent l="76200" t="0" r="66675" b="57150"/>
                <wp:wrapNone/>
                <wp:docPr id="53" name="Straight Arrow Connector 53"/>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DA7D0C" id="Straight Arrow Connector 53" o:spid="_x0000_s1026" type="#_x0000_t32" style="position:absolute;margin-left:292.75pt;margin-top:.45pt;width:.75pt;height:1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" strokecolor="#262626" strokeweight=".5pt">
                <v:stroke endarrow="block" joinstyle="miter"/>
              </v:shape>
            </w:pict>
          </mc:Fallback>
        </mc:AlternateContent>
      </w:r>
    </w:p>
    <w:p w14:paraId="525DB7BE"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1008" behindDoc="0" locked="0" layoutInCell="1" allowOverlap="1" wp14:anchorId="66A8140B" wp14:editId="5915E062">
                <wp:simplePos x="0" y="0"/>
                <wp:positionH relativeFrom="column">
                  <wp:posOffset>1939290</wp:posOffset>
                </wp:positionH>
                <wp:positionV relativeFrom="paragraph">
                  <wp:posOffset>76200</wp:posOffset>
                </wp:positionV>
                <wp:extent cx="3581400" cy="304800"/>
                <wp:effectExtent l="0" t="0" r="19050" b="19050"/>
                <wp:wrapNone/>
                <wp:docPr id="29" name="Flowchart: Process 29"/>
                <wp:cNvGraphicFramePr/>
                <a:graphic xmlns:a="http://schemas.openxmlformats.org/drawingml/2006/main">
                  <a:graphicData uri="http://schemas.microsoft.com/office/word/2010/wordprocessingShape">
                    <wps:wsp>
                      <wps:cNvSpPr/>
                      <wps:spPr>
                        <a:xfrm>
                          <a:off x="0" y="0"/>
                          <a:ext cx="35814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BF23ABB"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RNA extraction by QIAamp Viral RNA Mini Kit Protocol</w:t>
                            </w:r>
                          </w:p>
                          <w:p w14:paraId="46C3F96B"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8140B" id="Flowchart: Process 29" o:spid="_x0000_s1035" type="#_x0000_t109" style="position:absolute;left:0;text-align:left;margin-left:152.7pt;margin-top:6pt;width:28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" fillcolor="white [3201]" strokecolor="#70ad47 [3209]" strokeweight="1pt">
                <v:textbox>
                  <w:txbxContent>
                    <w:p w14:paraId="6BF23ABB" w14:textId="77777777" w:rsidR="003A49E2" w:rsidRDefault="003A49E2" w:rsidP="00E16532">
                      <w:pPr>
                        <w:autoSpaceDE w:val="0"/>
                        <w:autoSpaceDN w:val="0"/>
                        <w:adjustRightInd w:val="0"/>
                        <w:spacing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RNA extraction by QIAamp Viral RNA Mini Kit Protocol</w:t>
                      </w:r>
                    </w:p>
                    <w:p w14:paraId="46C3F96B" w14:textId="77777777" w:rsidR="003A49E2" w:rsidRDefault="003A49E2" w:rsidP="00E16532">
                      <w:pPr>
                        <w:jc w:val="center"/>
                      </w:pPr>
                    </w:p>
                  </w:txbxContent>
                </v:textbox>
              </v:shape>
            </w:pict>
          </mc:Fallback>
        </mc:AlternateContent>
      </w:r>
    </w:p>
    <w:p w14:paraId="705ECADD"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7F996E20"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79744" behindDoc="0" locked="0" layoutInCell="1" allowOverlap="1" wp14:anchorId="374DE924" wp14:editId="42F5E63D">
                <wp:simplePos x="0" y="0"/>
                <wp:positionH relativeFrom="column">
                  <wp:posOffset>3698875</wp:posOffset>
                </wp:positionH>
                <wp:positionV relativeFrom="paragraph">
                  <wp:posOffset>70485</wp:posOffset>
                </wp:positionV>
                <wp:extent cx="9525" cy="190500"/>
                <wp:effectExtent l="76200" t="0" r="66675" b="57150"/>
                <wp:wrapNone/>
                <wp:docPr id="54" name="Straight Arrow Connector 54"/>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noFill/>
                        <a:ln w="6350" cap="flat" cmpd="sng" algn="ctr">
                          <a:solidFill>
                            <a:sysClr val="windowText" lastClr="000000">
                              <a:lumMod val="85000"/>
                              <a:lumOff val="15000"/>
                            </a:sysClr>
                          </a:solidFill>
                          <a:prstDash val="solid"/>
                          <a:miter lim="800000"/>
                          <a:tailEnd type="triangle"/>
                        </a:ln>
                        <a:effectLst/>
                      </wps:spPr>
                      <wps:bodyPr/>
                    </wps:wsp>
                  </a:graphicData>
                </a:graphic>
              </wp:anchor>
            </w:drawing>
          </mc:Choice>
          <mc:Fallback>
            <w:pict>
              <v:shape w14:anchorId="4435687A" id="Straight Arrow Connector 54" o:spid="_x0000_s1026" type="#_x0000_t32" style="position:absolute;margin-left:291.25pt;margin-top:5.55pt;width:.75pt;height:1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" strokecolor="#262626" strokeweight=".5pt">
                <v:stroke endarrow="block" joinstyle="miter"/>
              </v:shape>
            </w:pict>
          </mc:Fallback>
        </mc:AlternateContent>
      </w:r>
    </w:p>
    <w:p w14:paraId="3C22CCEB"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1E1C20A0" w14:textId="77777777" w:rsidR="00E16532" w:rsidRPr="00E16532" w:rsidRDefault="00E16532" w:rsidP="00E1653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E16532">
        <w:rPr>
          <w:rFonts w:ascii="Times New Roman" w:eastAsia="ArialMT" w:hAnsi="Times New Roman" w:cs="Times New Roman"/>
          <w:noProof/>
          <w:color w:val="000000" w:themeColor="text1"/>
          <w:sz w:val="24"/>
          <w:szCs w:val="24"/>
          <w:lang w:val="en-US"/>
        </w:rPr>
        <mc:AlternateContent>
          <mc:Choice Requires="wps">
            <w:drawing>
              <wp:anchor distT="0" distB="0" distL="114300" distR="114300" simplePos="0" relativeHeight="251692032" behindDoc="0" locked="0" layoutInCell="1" allowOverlap="1" wp14:anchorId="6E8E9C08" wp14:editId="7004D1FE">
                <wp:simplePos x="0" y="0"/>
                <wp:positionH relativeFrom="column">
                  <wp:posOffset>2348865</wp:posOffset>
                </wp:positionH>
                <wp:positionV relativeFrom="paragraph">
                  <wp:posOffset>7620</wp:posOffset>
                </wp:positionV>
                <wp:extent cx="2857500" cy="3048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285750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21F8739" w14:textId="77777777" w:rsidR="003A49E2" w:rsidRPr="00EA3747" w:rsidRDefault="003A49E2" w:rsidP="00E16532">
                            <w:pPr>
                              <w:autoSpaceDE w:val="0"/>
                              <w:autoSpaceDN w:val="0"/>
                              <w:adjustRightInd w:val="0"/>
                              <w:spacing w:after="0"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RT-PCR for detection of Covid-19 gene</w:t>
                            </w:r>
                          </w:p>
                          <w:p w14:paraId="4E936E0C" w14:textId="77777777" w:rsidR="003A49E2" w:rsidRDefault="003A49E2" w:rsidP="00E165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E9C08" id="Flowchart: Process 33" o:spid="_x0000_s1036" type="#_x0000_t109" style="position:absolute;left:0;text-align:left;margin-left:184.95pt;margin-top:.6pt;width:2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" fillcolor="white [3201]" strokecolor="#70ad47 [3209]" strokeweight="1pt">
                <v:textbox>
                  <w:txbxContent>
                    <w:p w14:paraId="421F8739" w14:textId="77777777" w:rsidR="003A49E2" w:rsidRPr="00EA3747" w:rsidRDefault="003A49E2" w:rsidP="00E16532">
                      <w:pPr>
                        <w:autoSpaceDE w:val="0"/>
                        <w:autoSpaceDN w:val="0"/>
                        <w:adjustRightInd w:val="0"/>
                        <w:spacing w:after="0" w:line="276" w:lineRule="auto"/>
                        <w:ind w:left="360"/>
                        <w:jc w:val="center"/>
                        <w:rPr>
                          <w:rFonts w:ascii="Times New Roman" w:eastAsia="ArialMT" w:hAnsi="Times New Roman" w:cs="Times New Roman"/>
                          <w:color w:val="000000" w:themeColor="text1"/>
                          <w:sz w:val="24"/>
                          <w:szCs w:val="24"/>
                          <w:lang w:val="en-US"/>
                        </w:rPr>
                      </w:pPr>
                      <w:r w:rsidRPr="00EA3747">
                        <w:rPr>
                          <w:rFonts w:ascii="Times New Roman" w:eastAsia="ArialMT" w:hAnsi="Times New Roman" w:cs="Times New Roman"/>
                          <w:color w:val="000000" w:themeColor="text1"/>
                          <w:sz w:val="24"/>
                          <w:szCs w:val="24"/>
                          <w:lang w:val="en-US"/>
                        </w:rPr>
                        <w:t>RT-PCR for detection of Covid-19 gene</w:t>
                      </w:r>
                    </w:p>
                    <w:p w14:paraId="4E936E0C" w14:textId="77777777" w:rsidR="003A49E2" w:rsidRDefault="003A49E2" w:rsidP="00E16532">
                      <w:pPr>
                        <w:jc w:val="center"/>
                      </w:pPr>
                    </w:p>
                  </w:txbxContent>
                </v:textbox>
              </v:shape>
            </w:pict>
          </mc:Fallback>
        </mc:AlternateContent>
      </w:r>
    </w:p>
    <w:p w14:paraId="207532A2" w14:textId="77777777" w:rsidR="00E16532" w:rsidRDefault="00E16532"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A06FD29" w14:textId="4D2D6B30" w:rsidR="00BE0C43" w:rsidRDefault="00BE0C43"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2EC175A" w14:textId="77777777" w:rsidR="007871ED" w:rsidRDefault="007871ED"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0FF6A33" w14:textId="77777777" w:rsidR="007871ED" w:rsidRPr="00B260A7" w:rsidRDefault="007871ED"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8764793" w14:textId="16D9FD24"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Ensure RT-PCR kit (</w:t>
      </w:r>
      <w:proofErr w:type="spellStart"/>
      <w:r w:rsidRPr="00B260A7">
        <w:rPr>
          <w:rFonts w:ascii="Times New Roman" w:eastAsia="ArialMT" w:hAnsi="Times New Roman" w:cs="Times New Roman"/>
          <w:color w:val="000000" w:themeColor="text1"/>
          <w:sz w:val="24"/>
          <w:szCs w:val="24"/>
          <w:lang w:val="en-US"/>
        </w:rPr>
        <w:t>Sansure</w:t>
      </w:r>
      <w:proofErr w:type="spellEnd"/>
      <w:r w:rsidRPr="00B260A7">
        <w:rPr>
          <w:rFonts w:ascii="Times New Roman" w:eastAsia="ArialMT" w:hAnsi="Times New Roman" w:cs="Times New Roman"/>
          <w:color w:val="000000" w:themeColor="text1"/>
          <w:sz w:val="24"/>
          <w:szCs w:val="24"/>
          <w:lang w:val="en-US"/>
        </w:rPr>
        <w:t xml:space="preserve"> Biotech Inc., China). As described in the product manual, technical procedures carried out, and interpretations of results were made. In brief, we set the sample layout with RT-PCR protocol covering 45 </w:t>
      </w:r>
      <w:proofErr w:type="gramStart"/>
      <w:r w:rsidRPr="00B260A7">
        <w:rPr>
          <w:rFonts w:ascii="Times New Roman" w:eastAsia="ArialMT" w:hAnsi="Times New Roman" w:cs="Times New Roman"/>
          <w:color w:val="000000" w:themeColor="text1"/>
          <w:sz w:val="24"/>
          <w:szCs w:val="24"/>
          <w:lang w:val="en-US"/>
        </w:rPr>
        <w:t>cycles(</w:t>
      </w:r>
      <w:proofErr w:type="gramEnd"/>
      <w:r w:rsidRPr="00B260A7">
        <w:rPr>
          <w:rFonts w:ascii="Times New Roman" w:eastAsia="ArialMT" w:hAnsi="Times New Roman" w:cs="Times New Roman"/>
          <w:color w:val="000000" w:themeColor="text1"/>
          <w:sz w:val="24"/>
          <w:szCs w:val="24"/>
          <w:lang w:val="en-US"/>
        </w:rPr>
        <w:t xml:space="preserve">Table-4)(Fig-4) containing FAM fluorescence select for ORF1ab, ROX for N gene as well as CY5 for Internal control. </w:t>
      </w:r>
    </w:p>
    <w:tbl>
      <w:tblPr>
        <w:tblW w:w="9480" w:type="dxa"/>
        <w:tblInd w:w="-5" w:type="dxa"/>
        <w:tblLook w:val="04A0" w:firstRow="1" w:lastRow="0" w:firstColumn="1" w:lastColumn="0" w:noHBand="0" w:noVBand="1"/>
      </w:tblPr>
      <w:tblGrid>
        <w:gridCol w:w="960"/>
        <w:gridCol w:w="4600"/>
        <w:gridCol w:w="2000"/>
        <w:gridCol w:w="960"/>
        <w:gridCol w:w="960"/>
      </w:tblGrid>
      <w:tr w:rsidR="00937056" w:rsidRPr="00B260A7" w14:paraId="0671A3E0" w14:textId="77777777" w:rsidTr="0093705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4ABDE"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SL</w:t>
            </w:r>
          </w:p>
        </w:tc>
        <w:tc>
          <w:tcPr>
            <w:tcW w:w="4600" w:type="dxa"/>
            <w:tcBorders>
              <w:top w:val="single" w:sz="4" w:space="0" w:color="auto"/>
              <w:left w:val="nil"/>
              <w:bottom w:val="single" w:sz="4" w:space="0" w:color="auto"/>
              <w:right w:val="single" w:sz="4" w:space="0" w:color="auto"/>
            </w:tcBorders>
            <w:shd w:val="clear" w:color="auto" w:fill="auto"/>
            <w:noWrap/>
            <w:vAlign w:val="bottom"/>
            <w:hideMark/>
          </w:tcPr>
          <w:p w14:paraId="446238D8"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Steps</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72B7E1B"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Temperature(°C)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9177CD"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Time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ADAA79"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Cycle No.</w:t>
            </w:r>
          </w:p>
        </w:tc>
      </w:tr>
      <w:tr w:rsidR="00937056" w:rsidRPr="00B260A7" w14:paraId="08149BBB" w14:textId="77777777" w:rsidTr="00937056">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A87987"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w:t>
            </w:r>
          </w:p>
        </w:tc>
        <w:tc>
          <w:tcPr>
            <w:tcW w:w="4600" w:type="dxa"/>
            <w:tcBorders>
              <w:top w:val="nil"/>
              <w:left w:val="nil"/>
              <w:bottom w:val="single" w:sz="4" w:space="0" w:color="auto"/>
              <w:right w:val="single" w:sz="4" w:space="0" w:color="auto"/>
            </w:tcBorders>
            <w:shd w:val="clear" w:color="auto" w:fill="auto"/>
            <w:noWrap/>
            <w:vAlign w:val="bottom"/>
            <w:hideMark/>
          </w:tcPr>
          <w:p w14:paraId="6A4B0FE0"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Reverse transcription </w:t>
            </w:r>
          </w:p>
        </w:tc>
        <w:tc>
          <w:tcPr>
            <w:tcW w:w="2000" w:type="dxa"/>
            <w:tcBorders>
              <w:top w:val="nil"/>
              <w:left w:val="nil"/>
              <w:bottom w:val="single" w:sz="4" w:space="0" w:color="auto"/>
              <w:right w:val="single" w:sz="4" w:space="0" w:color="auto"/>
            </w:tcBorders>
            <w:shd w:val="clear" w:color="auto" w:fill="auto"/>
            <w:noWrap/>
            <w:vAlign w:val="bottom"/>
            <w:hideMark/>
          </w:tcPr>
          <w:p w14:paraId="5CACEA6D"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50</w:t>
            </w:r>
          </w:p>
        </w:tc>
        <w:tc>
          <w:tcPr>
            <w:tcW w:w="960" w:type="dxa"/>
            <w:tcBorders>
              <w:top w:val="nil"/>
              <w:left w:val="nil"/>
              <w:bottom w:val="single" w:sz="4" w:space="0" w:color="auto"/>
              <w:right w:val="single" w:sz="4" w:space="0" w:color="auto"/>
            </w:tcBorders>
            <w:shd w:val="clear" w:color="auto" w:fill="auto"/>
            <w:noWrap/>
            <w:vAlign w:val="bottom"/>
            <w:hideMark/>
          </w:tcPr>
          <w:p w14:paraId="70AA4092"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30 min</w:t>
            </w:r>
          </w:p>
        </w:tc>
        <w:tc>
          <w:tcPr>
            <w:tcW w:w="960" w:type="dxa"/>
            <w:tcBorders>
              <w:top w:val="nil"/>
              <w:left w:val="nil"/>
              <w:bottom w:val="single" w:sz="4" w:space="0" w:color="auto"/>
              <w:right w:val="single" w:sz="4" w:space="0" w:color="auto"/>
            </w:tcBorders>
            <w:shd w:val="clear" w:color="auto" w:fill="auto"/>
            <w:noWrap/>
            <w:vAlign w:val="bottom"/>
            <w:hideMark/>
          </w:tcPr>
          <w:p w14:paraId="4E7C0D3C"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w:t>
            </w:r>
          </w:p>
        </w:tc>
      </w:tr>
      <w:tr w:rsidR="00937056" w:rsidRPr="00B260A7" w14:paraId="5C07AF06" w14:textId="77777777" w:rsidTr="00937056">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A6FBC0"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2</w:t>
            </w:r>
          </w:p>
        </w:tc>
        <w:tc>
          <w:tcPr>
            <w:tcW w:w="4600" w:type="dxa"/>
            <w:tcBorders>
              <w:top w:val="nil"/>
              <w:left w:val="nil"/>
              <w:bottom w:val="single" w:sz="4" w:space="0" w:color="auto"/>
              <w:right w:val="single" w:sz="4" w:space="0" w:color="auto"/>
            </w:tcBorders>
            <w:shd w:val="clear" w:color="auto" w:fill="auto"/>
            <w:noWrap/>
            <w:vAlign w:val="bottom"/>
            <w:hideMark/>
          </w:tcPr>
          <w:p w14:paraId="3614ABAC"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cdna predenaturation </w:t>
            </w:r>
          </w:p>
        </w:tc>
        <w:tc>
          <w:tcPr>
            <w:tcW w:w="2000" w:type="dxa"/>
            <w:tcBorders>
              <w:top w:val="nil"/>
              <w:left w:val="nil"/>
              <w:bottom w:val="single" w:sz="4" w:space="0" w:color="auto"/>
              <w:right w:val="single" w:sz="4" w:space="0" w:color="auto"/>
            </w:tcBorders>
            <w:shd w:val="clear" w:color="auto" w:fill="auto"/>
            <w:noWrap/>
            <w:vAlign w:val="bottom"/>
            <w:hideMark/>
          </w:tcPr>
          <w:p w14:paraId="520AC4CB"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95</w:t>
            </w:r>
          </w:p>
        </w:tc>
        <w:tc>
          <w:tcPr>
            <w:tcW w:w="960" w:type="dxa"/>
            <w:tcBorders>
              <w:top w:val="nil"/>
              <w:left w:val="nil"/>
              <w:bottom w:val="single" w:sz="4" w:space="0" w:color="auto"/>
              <w:right w:val="single" w:sz="4" w:space="0" w:color="auto"/>
            </w:tcBorders>
            <w:shd w:val="clear" w:color="auto" w:fill="auto"/>
            <w:noWrap/>
            <w:vAlign w:val="bottom"/>
            <w:hideMark/>
          </w:tcPr>
          <w:p w14:paraId="022C7B63"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 min</w:t>
            </w:r>
          </w:p>
        </w:tc>
        <w:tc>
          <w:tcPr>
            <w:tcW w:w="960" w:type="dxa"/>
            <w:tcBorders>
              <w:top w:val="nil"/>
              <w:left w:val="nil"/>
              <w:bottom w:val="single" w:sz="4" w:space="0" w:color="auto"/>
              <w:right w:val="single" w:sz="4" w:space="0" w:color="auto"/>
            </w:tcBorders>
            <w:shd w:val="clear" w:color="auto" w:fill="auto"/>
            <w:noWrap/>
            <w:vAlign w:val="bottom"/>
            <w:hideMark/>
          </w:tcPr>
          <w:p w14:paraId="7F863E0F"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w:t>
            </w:r>
          </w:p>
        </w:tc>
      </w:tr>
      <w:tr w:rsidR="00937056" w:rsidRPr="00B260A7" w14:paraId="4B5DFD13" w14:textId="77777777" w:rsidTr="00937056">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D26767"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3</w:t>
            </w:r>
          </w:p>
        </w:tc>
        <w:tc>
          <w:tcPr>
            <w:tcW w:w="4600" w:type="dxa"/>
            <w:tcBorders>
              <w:top w:val="nil"/>
              <w:left w:val="nil"/>
              <w:bottom w:val="single" w:sz="4" w:space="0" w:color="auto"/>
              <w:right w:val="single" w:sz="4" w:space="0" w:color="auto"/>
            </w:tcBorders>
            <w:shd w:val="clear" w:color="auto" w:fill="auto"/>
            <w:noWrap/>
            <w:vAlign w:val="bottom"/>
            <w:hideMark/>
          </w:tcPr>
          <w:p w14:paraId="7BD5954F"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Denaturation </w:t>
            </w:r>
          </w:p>
        </w:tc>
        <w:tc>
          <w:tcPr>
            <w:tcW w:w="2000" w:type="dxa"/>
            <w:tcBorders>
              <w:top w:val="nil"/>
              <w:left w:val="nil"/>
              <w:bottom w:val="single" w:sz="4" w:space="0" w:color="auto"/>
              <w:right w:val="single" w:sz="4" w:space="0" w:color="auto"/>
            </w:tcBorders>
            <w:shd w:val="clear" w:color="auto" w:fill="auto"/>
            <w:noWrap/>
            <w:vAlign w:val="bottom"/>
            <w:hideMark/>
          </w:tcPr>
          <w:p w14:paraId="4BCDEF0F"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95</w:t>
            </w:r>
          </w:p>
        </w:tc>
        <w:tc>
          <w:tcPr>
            <w:tcW w:w="960" w:type="dxa"/>
            <w:tcBorders>
              <w:top w:val="nil"/>
              <w:left w:val="nil"/>
              <w:bottom w:val="single" w:sz="4" w:space="0" w:color="auto"/>
              <w:right w:val="single" w:sz="4" w:space="0" w:color="auto"/>
            </w:tcBorders>
            <w:shd w:val="clear" w:color="auto" w:fill="auto"/>
            <w:noWrap/>
            <w:vAlign w:val="bottom"/>
            <w:hideMark/>
          </w:tcPr>
          <w:p w14:paraId="3658F9ED"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15 sec</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78CD05"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45</w:t>
            </w:r>
          </w:p>
        </w:tc>
      </w:tr>
      <w:tr w:rsidR="00937056" w:rsidRPr="00B260A7" w14:paraId="14677E73" w14:textId="77777777" w:rsidTr="00937056">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C2ADF2"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4</w:t>
            </w:r>
          </w:p>
        </w:tc>
        <w:tc>
          <w:tcPr>
            <w:tcW w:w="4600" w:type="dxa"/>
            <w:tcBorders>
              <w:top w:val="nil"/>
              <w:left w:val="nil"/>
              <w:bottom w:val="single" w:sz="4" w:space="0" w:color="auto"/>
              <w:right w:val="single" w:sz="4" w:space="0" w:color="auto"/>
            </w:tcBorders>
            <w:shd w:val="clear" w:color="auto" w:fill="auto"/>
            <w:noWrap/>
            <w:vAlign w:val="bottom"/>
            <w:hideMark/>
          </w:tcPr>
          <w:p w14:paraId="1A981A46"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eastAsia="ru-RU"/>
              </w:rPr>
            </w:pPr>
            <w:r w:rsidRPr="00B260A7">
              <w:rPr>
                <w:rFonts w:ascii="Times New Roman" w:eastAsia="Times New Roman" w:hAnsi="Times New Roman" w:cs="Times New Roman"/>
                <w:color w:val="000000" w:themeColor="text1"/>
                <w:sz w:val="24"/>
                <w:szCs w:val="24"/>
                <w:lang w:val="en-US" w:eastAsia="ru-RU"/>
              </w:rPr>
              <w:t>Annealing, extension, and fluorescence collection </w:t>
            </w:r>
          </w:p>
        </w:tc>
        <w:tc>
          <w:tcPr>
            <w:tcW w:w="2000" w:type="dxa"/>
            <w:tcBorders>
              <w:top w:val="nil"/>
              <w:left w:val="nil"/>
              <w:bottom w:val="single" w:sz="4" w:space="0" w:color="auto"/>
              <w:right w:val="single" w:sz="4" w:space="0" w:color="auto"/>
            </w:tcBorders>
            <w:shd w:val="clear" w:color="auto" w:fill="auto"/>
            <w:noWrap/>
            <w:vAlign w:val="bottom"/>
            <w:hideMark/>
          </w:tcPr>
          <w:p w14:paraId="58349E8F"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60</w:t>
            </w:r>
          </w:p>
        </w:tc>
        <w:tc>
          <w:tcPr>
            <w:tcW w:w="960" w:type="dxa"/>
            <w:tcBorders>
              <w:top w:val="nil"/>
              <w:left w:val="nil"/>
              <w:bottom w:val="single" w:sz="4" w:space="0" w:color="auto"/>
              <w:right w:val="single" w:sz="4" w:space="0" w:color="auto"/>
            </w:tcBorders>
            <w:shd w:val="clear" w:color="auto" w:fill="auto"/>
            <w:noWrap/>
            <w:vAlign w:val="bottom"/>
            <w:hideMark/>
          </w:tcPr>
          <w:p w14:paraId="75B3B773"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30 sec</w:t>
            </w:r>
          </w:p>
        </w:tc>
        <w:tc>
          <w:tcPr>
            <w:tcW w:w="960" w:type="dxa"/>
            <w:vMerge/>
            <w:tcBorders>
              <w:top w:val="nil"/>
              <w:left w:val="single" w:sz="4" w:space="0" w:color="auto"/>
              <w:bottom w:val="single" w:sz="4" w:space="0" w:color="000000"/>
              <w:right w:val="single" w:sz="4" w:space="0" w:color="auto"/>
            </w:tcBorders>
            <w:vAlign w:val="center"/>
            <w:hideMark/>
          </w:tcPr>
          <w:p w14:paraId="0A91BF60"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p>
        </w:tc>
      </w:tr>
      <w:tr w:rsidR="00937056" w:rsidRPr="00B260A7" w14:paraId="31CC0CB0" w14:textId="77777777" w:rsidTr="00937056">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ABA92"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5</w:t>
            </w:r>
          </w:p>
        </w:tc>
        <w:tc>
          <w:tcPr>
            <w:tcW w:w="4600" w:type="dxa"/>
            <w:tcBorders>
              <w:top w:val="nil"/>
              <w:left w:val="nil"/>
              <w:bottom w:val="single" w:sz="4" w:space="0" w:color="auto"/>
              <w:right w:val="single" w:sz="4" w:space="0" w:color="auto"/>
            </w:tcBorders>
            <w:shd w:val="clear" w:color="auto" w:fill="auto"/>
            <w:noWrap/>
            <w:vAlign w:val="bottom"/>
            <w:hideMark/>
          </w:tcPr>
          <w:p w14:paraId="5684671A"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Device cooling </w:t>
            </w:r>
          </w:p>
        </w:tc>
        <w:tc>
          <w:tcPr>
            <w:tcW w:w="2000" w:type="dxa"/>
            <w:tcBorders>
              <w:top w:val="nil"/>
              <w:left w:val="nil"/>
              <w:bottom w:val="single" w:sz="4" w:space="0" w:color="auto"/>
              <w:right w:val="single" w:sz="4" w:space="0" w:color="auto"/>
            </w:tcBorders>
            <w:shd w:val="clear" w:color="auto" w:fill="auto"/>
            <w:noWrap/>
            <w:vAlign w:val="bottom"/>
            <w:hideMark/>
          </w:tcPr>
          <w:p w14:paraId="30743826"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25</w:t>
            </w:r>
          </w:p>
        </w:tc>
        <w:tc>
          <w:tcPr>
            <w:tcW w:w="960" w:type="dxa"/>
            <w:tcBorders>
              <w:top w:val="nil"/>
              <w:left w:val="nil"/>
              <w:bottom w:val="single" w:sz="4" w:space="0" w:color="auto"/>
              <w:right w:val="single" w:sz="4" w:space="0" w:color="auto"/>
            </w:tcBorders>
            <w:shd w:val="clear" w:color="auto" w:fill="auto"/>
            <w:noWrap/>
            <w:vAlign w:val="bottom"/>
            <w:hideMark/>
          </w:tcPr>
          <w:p w14:paraId="759ACC43"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10 sec</w:t>
            </w:r>
          </w:p>
        </w:tc>
        <w:tc>
          <w:tcPr>
            <w:tcW w:w="960" w:type="dxa"/>
            <w:tcBorders>
              <w:top w:val="nil"/>
              <w:left w:val="nil"/>
              <w:bottom w:val="single" w:sz="4" w:space="0" w:color="auto"/>
              <w:right w:val="single" w:sz="4" w:space="0" w:color="auto"/>
            </w:tcBorders>
            <w:shd w:val="clear" w:color="auto" w:fill="auto"/>
            <w:noWrap/>
            <w:vAlign w:val="bottom"/>
            <w:hideMark/>
          </w:tcPr>
          <w:p w14:paraId="4E9B2AF6"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eastAsia="ru-RU"/>
              </w:rPr>
            </w:pPr>
            <w:r w:rsidRPr="00B260A7">
              <w:rPr>
                <w:rFonts w:ascii="Times New Roman" w:eastAsia="Times New Roman" w:hAnsi="Times New Roman" w:cs="Times New Roman"/>
                <w:color w:val="000000" w:themeColor="text1"/>
                <w:sz w:val="24"/>
                <w:szCs w:val="24"/>
                <w:lang w:eastAsia="ru-RU"/>
              </w:rPr>
              <w:t>1</w:t>
            </w:r>
          </w:p>
        </w:tc>
      </w:tr>
    </w:tbl>
    <w:p w14:paraId="7C0F964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D05E40E" w14:textId="43D10946"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Table-4 </w:t>
      </w:r>
      <w:bookmarkStart w:id="30" w:name="_Hlk62993002"/>
      <w:r w:rsidRPr="00B260A7">
        <w:rPr>
          <w:rFonts w:ascii="Times New Roman" w:eastAsia="ArialMT" w:hAnsi="Times New Roman" w:cs="Times New Roman"/>
          <w:color w:val="000000" w:themeColor="text1"/>
          <w:sz w:val="24"/>
          <w:szCs w:val="24"/>
          <w:lang w:val="en-US"/>
        </w:rPr>
        <w:t xml:space="preserve">Steps and Cycle for </w:t>
      </w:r>
      <w:proofErr w:type="spellStart"/>
      <w:r w:rsidRPr="00B260A7">
        <w:rPr>
          <w:rFonts w:ascii="Times New Roman" w:eastAsia="ArialMT" w:hAnsi="Times New Roman" w:cs="Times New Roman"/>
          <w:color w:val="000000" w:themeColor="text1"/>
          <w:sz w:val="24"/>
          <w:szCs w:val="24"/>
          <w:lang w:val="en-US"/>
        </w:rPr>
        <w:t>Sansure</w:t>
      </w:r>
      <w:proofErr w:type="spellEnd"/>
      <w:r w:rsidRPr="00B260A7">
        <w:rPr>
          <w:rFonts w:ascii="Times New Roman" w:eastAsia="ArialMT" w:hAnsi="Times New Roman" w:cs="Times New Roman"/>
          <w:color w:val="000000" w:themeColor="text1"/>
          <w:sz w:val="24"/>
          <w:szCs w:val="24"/>
          <w:lang w:val="en-US"/>
        </w:rPr>
        <w:t xml:space="preserve"> RT-PCR Kit</w:t>
      </w:r>
    </w:p>
    <w:bookmarkEnd w:id="30"/>
    <w:p w14:paraId="660AF66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D9CB1D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noProof/>
          <w:color w:val="000000" w:themeColor="text1"/>
          <w:sz w:val="24"/>
          <w:szCs w:val="24"/>
          <w:lang w:val="en-US"/>
        </w:rPr>
        <w:lastRenderedPageBreak/>
        <w:drawing>
          <wp:inline distT="0" distB="0" distL="0" distR="0" wp14:anchorId="5403A07E" wp14:editId="2A30D3F9">
            <wp:extent cx="5940425" cy="3950970"/>
            <wp:effectExtent l="0" t="0" r="3175" b="0"/>
            <wp:docPr id="3" name="Picture 3" descr="C:\Users\SobuzMic\Desktop\Capt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uzMic\Desktop\Capture 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950970"/>
                    </a:xfrm>
                    <a:prstGeom prst="rect">
                      <a:avLst/>
                    </a:prstGeom>
                    <a:noFill/>
                    <a:ln>
                      <a:noFill/>
                    </a:ln>
                  </pic:spPr>
                </pic:pic>
              </a:graphicData>
            </a:graphic>
          </wp:inline>
        </w:drawing>
      </w:r>
    </w:p>
    <w:p w14:paraId="0F5FD48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A6850A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Fig-</w:t>
      </w:r>
      <w:bookmarkStart w:id="31" w:name="_Hlk62993316"/>
      <w:r w:rsidRPr="00B260A7">
        <w:rPr>
          <w:rFonts w:ascii="Times New Roman" w:eastAsia="ArialMT" w:hAnsi="Times New Roman" w:cs="Times New Roman"/>
          <w:color w:val="000000" w:themeColor="text1"/>
          <w:sz w:val="24"/>
          <w:szCs w:val="24"/>
          <w:lang w:val="en-US"/>
        </w:rPr>
        <w:t xml:space="preserve">5 Protocol of </w:t>
      </w:r>
      <w:proofErr w:type="spellStart"/>
      <w:r w:rsidRPr="00B260A7">
        <w:rPr>
          <w:rFonts w:ascii="Times New Roman" w:eastAsia="ArialMT" w:hAnsi="Times New Roman" w:cs="Times New Roman"/>
          <w:color w:val="000000" w:themeColor="text1"/>
          <w:sz w:val="24"/>
          <w:szCs w:val="24"/>
          <w:lang w:val="en-US"/>
        </w:rPr>
        <w:t>Sansure</w:t>
      </w:r>
      <w:proofErr w:type="spellEnd"/>
      <w:r w:rsidRPr="00B260A7">
        <w:rPr>
          <w:rFonts w:ascii="Times New Roman" w:eastAsia="ArialMT" w:hAnsi="Times New Roman" w:cs="Times New Roman"/>
          <w:color w:val="000000" w:themeColor="text1"/>
          <w:sz w:val="24"/>
          <w:szCs w:val="24"/>
          <w:lang w:val="en-US"/>
        </w:rPr>
        <w:t xml:space="preserve"> RT-PCR Kit</w:t>
      </w:r>
      <w:bookmarkEnd w:id="31"/>
    </w:p>
    <w:p w14:paraId="3EEBC15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As quality control measures, one positive control and one negative control were also run to validate the test procedure (Fig-5).</w:t>
      </w:r>
    </w:p>
    <w:p w14:paraId="7564B47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noProof/>
          <w:color w:val="000000" w:themeColor="text1"/>
          <w:sz w:val="24"/>
          <w:szCs w:val="24"/>
          <w:lang w:val="en-US"/>
        </w:rPr>
        <w:drawing>
          <wp:inline distT="0" distB="0" distL="0" distR="0" wp14:anchorId="2E40B4E6" wp14:editId="0368B34D">
            <wp:extent cx="6157595" cy="1847692"/>
            <wp:effectExtent l="0" t="0" r="0" b="635"/>
            <wp:docPr id="4" name="Picture 4" descr="C:\Users\SobuzMic\Desktop\Capt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uzMic\Desktop\Capture 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342" cy="1852417"/>
                    </a:xfrm>
                    <a:prstGeom prst="rect">
                      <a:avLst/>
                    </a:prstGeom>
                    <a:noFill/>
                    <a:ln>
                      <a:noFill/>
                    </a:ln>
                  </pic:spPr>
                </pic:pic>
              </a:graphicData>
            </a:graphic>
          </wp:inline>
        </w:drawing>
      </w:r>
    </w:p>
    <w:p w14:paraId="336C2A3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79CA34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Fig-6 </w:t>
      </w:r>
      <w:bookmarkStart w:id="32" w:name="_Hlk62993324"/>
      <w:r w:rsidRPr="00B260A7">
        <w:rPr>
          <w:rFonts w:ascii="Times New Roman" w:eastAsia="ArialMT" w:hAnsi="Times New Roman" w:cs="Times New Roman"/>
          <w:color w:val="000000" w:themeColor="text1"/>
          <w:sz w:val="24"/>
          <w:szCs w:val="24"/>
          <w:lang w:val="en-US"/>
        </w:rPr>
        <w:t>Positive and Negative control with interpretation</w:t>
      </w:r>
      <w:bookmarkEnd w:id="32"/>
    </w:p>
    <w:p w14:paraId="2F2FA039" w14:textId="36377842"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Novel Coronavirus (2019-nCoV) Nucleic Acid Diagnostic Kit (PCR-Fluorescence Probing) is a real-time reverse transcription-polymerase chain reaction (</w:t>
      </w:r>
      <w:proofErr w:type="spellStart"/>
      <w:r w:rsidRPr="00B260A7">
        <w:rPr>
          <w:rFonts w:ascii="Times New Roman" w:eastAsia="ArialMT" w:hAnsi="Times New Roman" w:cs="Times New Roman"/>
          <w:color w:val="000000" w:themeColor="text1"/>
          <w:sz w:val="24"/>
          <w:szCs w:val="24"/>
          <w:lang w:val="en-US"/>
        </w:rPr>
        <w:t>qRT</w:t>
      </w:r>
      <w:proofErr w:type="spellEnd"/>
      <w:r w:rsidRPr="00B260A7">
        <w:rPr>
          <w:rFonts w:ascii="Times New Roman" w:eastAsia="ArialMT" w:hAnsi="Times New Roman" w:cs="Times New Roman"/>
          <w:color w:val="000000" w:themeColor="text1"/>
          <w:sz w:val="24"/>
          <w:szCs w:val="24"/>
          <w:lang w:val="en-US"/>
        </w:rPr>
        <w:t>-PCR) test. The 2019-nCoV primer and probe set(s) is designed to detect RNA from SARS-CoV-2.</w:t>
      </w:r>
      <w:r w:rsidRPr="00B260A7">
        <w:rPr>
          <w:rFonts w:ascii="Times New Roman" w:hAnsi="Times New Roman" w:cs="Times New Roman"/>
          <w:bCs/>
          <w:color w:val="000000" w:themeColor="text1"/>
          <w:sz w:val="24"/>
          <w:szCs w:val="24"/>
          <w:lang w:val="en-US"/>
        </w:rPr>
        <w:t xml:space="preserve"> Components Included within the RT-PCR kit given in table-5.</w:t>
      </w:r>
    </w:p>
    <w:p w14:paraId="5122799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2A0136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21596C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14574B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tbl>
      <w:tblPr>
        <w:tblStyle w:val="TableGrid"/>
        <w:tblW w:w="8275" w:type="dxa"/>
        <w:tblLook w:val="04A0" w:firstRow="1" w:lastRow="0" w:firstColumn="1" w:lastColumn="0" w:noHBand="0" w:noVBand="1"/>
      </w:tblPr>
      <w:tblGrid>
        <w:gridCol w:w="1165"/>
        <w:gridCol w:w="2340"/>
        <w:gridCol w:w="1890"/>
        <w:gridCol w:w="2880"/>
      </w:tblGrid>
      <w:tr w:rsidR="00937056" w:rsidRPr="00B260A7" w14:paraId="384731FD" w14:textId="77777777" w:rsidTr="00937056">
        <w:tc>
          <w:tcPr>
            <w:tcW w:w="1165" w:type="dxa"/>
          </w:tcPr>
          <w:p w14:paraId="709C051E" w14:textId="090D5CA3"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lang w:val="en-US"/>
              </w:rPr>
              <w:t xml:space="preserve">SL. </w:t>
            </w:r>
          </w:p>
        </w:tc>
        <w:tc>
          <w:tcPr>
            <w:tcW w:w="2340" w:type="dxa"/>
          </w:tcPr>
          <w:p w14:paraId="2C7D5246"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rPr>
              <w:t xml:space="preserve">Reagent Name </w:t>
            </w:r>
          </w:p>
        </w:tc>
        <w:tc>
          <w:tcPr>
            <w:tcW w:w="1890" w:type="dxa"/>
          </w:tcPr>
          <w:p w14:paraId="5ECA235D"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rPr>
              <w:t xml:space="preserve">Spec. &amp; Qty. </w:t>
            </w:r>
          </w:p>
        </w:tc>
        <w:tc>
          <w:tcPr>
            <w:tcW w:w="2880" w:type="dxa"/>
          </w:tcPr>
          <w:p w14:paraId="0BBBA21F"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rPr>
              <w:t xml:space="preserve">Main Ingredients </w:t>
            </w:r>
          </w:p>
        </w:tc>
      </w:tr>
      <w:tr w:rsidR="00937056" w:rsidRPr="00B260A7" w14:paraId="66001CE9" w14:textId="77777777" w:rsidTr="00937056">
        <w:tc>
          <w:tcPr>
            <w:tcW w:w="1165" w:type="dxa"/>
          </w:tcPr>
          <w:p w14:paraId="1E558FA1"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1 </w:t>
            </w:r>
          </w:p>
        </w:tc>
        <w:tc>
          <w:tcPr>
            <w:tcW w:w="2340" w:type="dxa"/>
          </w:tcPr>
          <w:p w14:paraId="5373C95C"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Sample Release Reagent </w:t>
            </w:r>
          </w:p>
        </w:tc>
        <w:tc>
          <w:tcPr>
            <w:tcW w:w="1890" w:type="dxa"/>
          </w:tcPr>
          <w:p w14:paraId="1C00BF44"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1200 μL/tube x 2 </w:t>
            </w:r>
          </w:p>
        </w:tc>
        <w:tc>
          <w:tcPr>
            <w:tcW w:w="2880" w:type="dxa"/>
          </w:tcPr>
          <w:p w14:paraId="63B65C4F"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Lysis buffer(S03) </w:t>
            </w:r>
          </w:p>
        </w:tc>
      </w:tr>
      <w:tr w:rsidR="00937056" w:rsidRPr="00B260A7" w14:paraId="3A37074C" w14:textId="77777777" w:rsidTr="00937056">
        <w:tc>
          <w:tcPr>
            <w:tcW w:w="1165" w:type="dxa"/>
          </w:tcPr>
          <w:p w14:paraId="2D620B29"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 </w:t>
            </w:r>
          </w:p>
        </w:tc>
        <w:tc>
          <w:tcPr>
            <w:tcW w:w="2340" w:type="dxa"/>
          </w:tcPr>
          <w:p w14:paraId="2552E8AE"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2019-nCoV-PCR Mix </w:t>
            </w:r>
          </w:p>
        </w:tc>
        <w:tc>
          <w:tcPr>
            <w:tcW w:w="1890" w:type="dxa"/>
          </w:tcPr>
          <w:p w14:paraId="78B52B4E"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1248 μL/ tube x 1 </w:t>
            </w:r>
          </w:p>
        </w:tc>
        <w:tc>
          <w:tcPr>
            <w:tcW w:w="2880" w:type="dxa"/>
          </w:tcPr>
          <w:p w14:paraId="594B5635"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Primers, Probes, dNTPs, MgCl2, </w:t>
            </w:r>
            <w:proofErr w:type="spellStart"/>
            <w:r w:rsidRPr="00B260A7">
              <w:rPr>
                <w:rFonts w:ascii="Times New Roman" w:hAnsi="Times New Roman" w:cs="Times New Roman"/>
                <w:color w:val="000000" w:themeColor="text1"/>
                <w:sz w:val="24"/>
                <w:szCs w:val="24"/>
                <w:lang w:val="en-US"/>
              </w:rPr>
              <w:t>Rnasin</w:t>
            </w:r>
            <w:proofErr w:type="spellEnd"/>
            <w:r w:rsidRPr="00B260A7">
              <w:rPr>
                <w:rFonts w:ascii="Times New Roman" w:hAnsi="Times New Roman" w:cs="Times New Roman"/>
                <w:color w:val="000000" w:themeColor="text1"/>
                <w:sz w:val="24"/>
                <w:szCs w:val="24"/>
                <w:lang w:val="en-US"/>
              </w:rPr>
              <w:t xml:space="preserve">, PCR buffer </w:t>
            </w:r>
          </w:p>
        </w:tc>
      </w:tr>
      <w:tr w:rsidR="00937056" w:rsidRPr="00B260A7" w14:paraId="17FD245D" w14:textId="77777777" w:rsidTr="00937056">
        <w:tc>
          <w:tcPr>
            <w:tcW w:w="1165" w:type="dxa"/>
          </w:tcPr>
          <w:p w14:paraId="6C1FB27E"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3 </w:t>
            </w:r>
          </w:p>
        </w:tc>
        <w:tc>
          <w:tcPr>
            <w:tcW w:w="2340" w:type="dxa"/>
          </w:tcPr>
          <w:p w14:paraId="170F7B58"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2019-nCoV-PCR-Enzyme Mix </w:t>
            </w:r>
          </w:p>
        </w:tc>
        <w:tc>
          <w:tcPr>
            <w:tcW w:w="1890" w:type="dxa"/>
          </w:tcPr>
          <w:p w14:paraId="47FBA447"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192 μL/ tube x 1 </w:t>
            </w:r>
          </w:p>
        </w:tc>
        <w:tc>
          <w:tcPr>
            <w:tcW w:w="2880" w:type="dxa"/>
          </w:tcPr>
          <w:p w14:paraId="1BDA124F"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RT Enzyme, Taq Enzyme </w:t>
            </w:r>
          </w:p>
        </w:tc>
      </w:tr>
      <w:tr w:rsidR="00937056" w:rsidRPr="00B260A7" w14:paraId="27572275" w14:textId="77777777" w:rsidTr="00937056">
        <w:tc>
          <w:tcPr>
            <w:tcW w:w="1165" w:type="dxa"/>
          </w:tcPr>
          <w:p w14:paraId="6568B815"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4 </w:t>
            </w:r>
          </w:p>
        </w:tc>
        <w:tc>
          <w:tcPr>
            <w:tcW w:w="2340" w:type="dxa"/>
          </w:tcPr>
          <w:p w14:paraId="7D6AF596"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2019-nCoV-PCR-Positive Control </w:t>
            </w:r>
          </w:p>
        </w:tc>
        <w:tc>
          <w:tcPr>
            <w:tcW w:w="1890" w:type="dxa"/>
          </w:tcPr>
          <w:p w14:paraId="0B5C7448"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500 μL/tube x 1 </w:t>
            </w:r>
          </w:p>
        </w:tc>
        <w:tc>
          <w:tcPr>
            <w:tcW w:w="2880" w:type="dxa"/>
          </w:tcPr>
          <w:p w14:paraId="74E59A23"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In vitro transcriptional RNA for ORF1ab, N gene and internal control RNase P gene </w:t>
            </w:r>
          </w:p>
        </w:tc>
      </w:tr>
      <w:tr w:rsidR="00937056" w:rsidRPr="00B260A7" w14:paraId="33E4105C" w14:textId="77777777" w:rsidTr="00937056">
        <w:tc>
          <w:tcPr>
            <w:tcW w:w="1165" w:type="dxa"/>
          </w:tcPr>
          <w:p w14:paraId="54D1B227"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5 </w:t>
            </w:r>
          </w:p>
        </w:tc>
        <w:tc>
          <w:tcPr>
            <w:tcW w:w="2340" w:type="dxa"/>
          </w:tcPr>
          <w:p w14:paraId="0BAC5F3C"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2019-nCoV-PCR-Negative Control </w:t>
            </w:r>
          </w:p>
        </w:tc>
        <w:tc>
          <w:tcPr>
            <w:tcW w:w="1890" w:type="dxa"/>
          </w:tcPr>
          <w:p w14:paraId="6ECE24D6"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500 μL/tube x 1 </w:t>
            </w:r>
          </w:p>
        </w:tc>
        <w:tc>
          <w:tcPr>
            <w:tcW w:w="2880" w:type="dxa"/>
          </w:tcPr>
          <w:p w14:paraId="75680DBD"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Saline </w:t>
            </w:r>
          </w:p>
        </w:tc>
      </w:tr>
      <w:tr w:rsidR="00937056" w:rsidRPr="00B260A7" w14:paraId="5C1676E4" w14:textId="77777777" w:rsidTr="00937056">
        <w:tc>
          <w:tcPr>
            <w:tcW w:w="1165" w:type="dxa"/>
          </w:tcPr>
          <w:p w14:paraId="4F546746"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6 </w:t>
            </w:r>
          </w:p>
        </w:tc>
        <w:tc>
          <w:tcPr>
            <w:tcW w:w="2340" w:type="dxa"/>
          </w:tcPr>
          <w:p w14:paraId="740AB7B3"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Sample Storage Reagent </w:t>
            </w:r>
          </w:p>
        </w:tc>
        <w:tc>
          <w:tcPr>
            <w:tcW w:w="1890" w:type="dxa"/>
          </w:tcPr>
          <w:p w14:paraId="5A3654F9" w14:textId="77777777" w:rsidR="00937056" w:rsidRPr="00B260A7" w:rsidRDefault="00937056" w:rsidP="00B260A7">
            <w:pPr>
              <w:autoSpaceDE w:val="0"/>
              <w:autoSpaceDN w:val="0"/>
              <w:adjustRightInd w:val="0"/>
              <w:spacing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2.0 mL/tube × 24 × 2 </w:t>
            </w:r>
          </w:p>
        </w:tc>
        <w:tc>
          <w:tcPr>
            <w:tcW w:w="2880" w:type="dxa"/>
          </w:tcPr>
          <w:p w14:paraId="7166B38A"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 xml:space="preserve">0.9% saline, Rnasin </w:t>
            </w:r>
          </w:p>
          <w:p w14:paraId="0C02A23B" w14:textId="77777777" w:rsidR="00937056" w:rsidRPr="00B260A7" w:rsidRDefault="00937056" w:rsidP="00B260A7">
            <w:pPr>
              <w:autoSpaceDE w:val="0"/>
              <w:autoSpaceDN w:val="0"/>
              <w:adjustRightInd w:val="0"/>
              <w:spacing w:line="276" w:lineRule="auto"/>
              <w:jc w:val="both"/>
              <w:rPr>
                <w:rFonts w:ascii="Times New Roman" w:hAnsi="Times New Roman" w:cs="Times New Roman"/>
                <w:color w:val="000000" w:themeColor="text1"/>
                <w:sz w:val="24"/>
                <w:szCs w:val="24"/>
              </w:rPr>
            </w:pPr>
          </w:p>
        </w:tc>
      </w:tr>
    </w:tbl>
    <w:p w14:paraId="64DBF14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4C41293" w14:textId="189EDF06"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Table-5 </w:t>
      </w:r>
      <w:bookmarkStart w:id="33" w:name="_Hlk62993015"/>
      <w:r w:rsidRPr="00B260A7">
        <w:rPr>
          <w:rFonts w:ascii="Times New Roman" w:hAnsi="Times New Roman" w:cs="Times New Roman"/>
          <w:b/>
          <w:bCs/>
          <w:color w:val="000000" w:themeColor="text1"/>
          <w:sz w:val="24"/>
          <w:szCs w:val="24"/>
          <w:lang w:val="en-US"/>
        </w:rPr>
        <w:t>Components Included within treasure RT-PCR kit</w:t>
      </w:r>
    </w:p>
    <w:bookmarkEnd w:id="33"/>
    <w:p w14:paraId="51096CD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1A0587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F6F364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881583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7D4B98C" w14:textId="77777777" w:rsidR="00B53EAA" w:rsidRPr="00B260A7" w:rsidRDefault="00B53EAA" w:rsidP="00B53EAA">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moveToRangeStart w:id="34" w:author="User" w:date="2021-02-02T22:15:00Z" w:name="move63196540"/>
      <w:moveTo w:id="35" w:author="User" w:date="2021-02-02T22:15:00Z">
        <w:r w:rsidRPr="00B260A7">
          <w:rPr>
            <w:rFonts w:ascii="Times New Roman" w:eastAsia="ArialMT" w:hAnsi="Times New Roman" w:cs="Times New Roman"/>
            <w:b/>
            <w:color w:val="000000" w:themeColor="text1"/>
            <w:sz w:val="24"/>
            <w:szCs w:val="24"/>
            <w:lang w:val="en-US"/>
          </w:rPr>
          <w:t>RT-PCR results for various genes</w:t>
        </w:r>
      </w:moveTo>
    </w:p>
    <w:p w14:paraId="06DEE729"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color w:val="000000" w:themeColor="text1"/>
          <w:sz w:val="24"/>
          <w:szCs w:val="24"/>
          <w:lang w:val="en-US"/>
        </w:rPr>
      </w:pPr>
      <w:moveTo w:id="36" w:author="User" w:date="2021-02-02T22:15:00Z">
        <w:r w:rsidRPr="00B260A7">
          <w:rPr>
            <w:rFonts w:ascii="Times New Roman" w:hAnsi="Times New Roman" w:cs="Times New Roman"/>
            <w:color w:val="000000" w:themeColor="text1"/>
            <w:sz w:val="24"/>
            <w:szCs w:val="24"/>
          </w:rPr>
          <w:t>All test controls</w:t>
        </w:r>
        <w:r w:rsidRPr="00B260A7">
          <w:rPr>
            <w:rFonts w:ascii="Times New Roman" w:hAnsi="Times New Roman" w:cs="Times New Roman"/>
            <w:color w:val="000000" w:themeColor="text1"/>
            <w:sz w:val="24"/>
            <w:szCs w:val="24"/>
            <w:lang w:val="en-US"/>
          </w:rPr>
          <w:t>[(Positive and Negative control)fig-6-a,6-b] was verified</w:t>
        </w:r>
        <w:r w:rsidRPr="00B260A7">
          <w:rPr>
            <w:rFonts w:ascii="Times New Roman" w:hAnsi="Times New Roman" w:cs="Times New Roman"/>
            <w:color w:val="000000" w:themeColor="text1"/>
            <w:sz w:val="24"/>
            <w:szCs w:val="24"/>
          </w:rPr>
          <w:t xml:space="preserve"> before interpretation of results. If the controls </w:t>
        </w:r>
        <w:r w:rsidRPr="00B260A7">
          <w:rPr>
            <w:rFonts w:ascii="Times New Roman" w:hAnsi="Times New Roman" w:cs="Times New Roman"/>
            <w:color w:val="000000" w:themeColor="text1"/>
            <w:sz w:val="24"/>
            <w:szCs w:val="24"/>
            <w:lang w:val="en-US"/>
          </w:rPr>
          <w:t>were</w:t>
        </w:r>
        <w:r w:rsidRPr="00B260A7">
          <w:rPr>
            <w:rFonts w:ascii="Times New Roman" w:hAnsi="Times New Roman" w:cs="Times New Roman"/>
            <w:color w:val="000000" w:themeColor="text1"/>
            <w:sz w:val="24"/>
            <w:szCs w:val="24"/>
          </w:rPr>
          <w:t xml:space="preserve">n't valid, the results </w:t>
        </w:r>
        <w:proofErr w:type="spellStart"/>
        <w:r w:rsidRPr="00B260A7">
          <w:rPr>
            <w:rFonts w:ascii="Times New Roman" w:hAnsi="Times New Roman" w:cs="Times New Roman"/>
            <w:color w:val="000000" w:themeColor="text1"/>
            <w:sz w:val="24"/>
            <w:szCs w:val="24"/>
            <w:lang w:val="en-US"/>
          </w:rPr>
          <w:t>were</w:t>
        </w:r>
        <w:proofErr w:type="spellEnd"/>
        <w:r w:rsidRPr="00B260A7">
          <w:rPr>
            <w:rFonts w:ascii="Times New Roman" w:hAnsi="Times New Roman" w:cs="Times New Roman"/>
            <w:color w:val="000000" w:themeColor="text1"/>
            <w:sz w:val="24"/>
            <w:szCs w:val="24"/>
            <w:lang w:val="en-US"/>
          </w:rPr>
          <w:t xml:space="preserve"> not</w:t>
        </w:r>
        <w:r w:rsidRPr="00B260A7">
          <w:rPr>
            <w:rFonts w:ascii="Times New Roman" w:hAnsi="Times New Roman" w:cs="Times New Roman"/>
            <w:color w:val="000000" w:themeColor="text1"/>
            <w:sz w:val="24"/>
            <w:szCs w:val="24"/>
          </w:rPr>
          <w:t xml:space="preserve"> interpreted</w:t>
        </w:r>
        <w:r w:rsidRPr="00B260A7">
          <w:rPr>
            <w:rFonts w:ascii="Times New Roman" w:hAnsi="Times New Roman" w:cs="Times New Roman"/>
            <w:color w:val="000000" w:themeColor="text1"/>
            <w:sz w:val="24"/>
            <w:szCs w:val="24"/>
            <w:lang w:val="en-US"/>
          </w:rPr>
          <w:t xml:space="preserve"> as per standard experimental protocol</w:t>
        </w:r>
        <w:r w:rsidRPr="00B260A7">
          <w:rPr>
            <w:rFonts w:ascii="Times New Roman" w:hAnsi="Times New Roman" w:cs="Times New Roman"/>
            <w:color w:val="000000" w:themeColor="text1"/>
            <w:sz w:val="24"/>
            <w:szCs w:val="24"/>
          </w:rPr>
          <w:t xml:space="preserve">. </w:t>
        </w:r>
        <w:r w:rsidRPr="00B260A7">
          <w:rPr>
            <w:rFonts w:ascii="Times New Roman" w:hAnsi="Times New Roman" w:cs="Times New Roman"/>
            <w:color w:val="000000" w:themeColor="text1"/>
            <w:sz w:val="24"/>
            <w:szCs w:val="24"/>
            <w:lang w:val="en-US"/>
          </w:rPr>
          <w:t>Instructions for</w:t>
        </w:r>
        <w:r w:rsidRPr="00B260A7">
          <w:rPr>
            <w:rFonts w:ascii="Times New Roman" w:hAnsi="Times New Roman" w:cs="Times New Roman"/>
            <w:color w:val="000000" w:themeColor="text1"/>
            <w:sz w:val="24"/>
            <w:szCs w:val="24"/>
          </w:rPr>
          <w:t xml:space="preserve"> cutoff value </w:t>
        </w:r>
        <w:r w:rsidRPr="00B260A7">
          <w:rPr>
            <w:rFonts w:ascii="Times New Roman" w:hAnsi="Times New Roman" w:cs="Times New Roman"/>
            <w:color w:val="000000" w:themeColor="text1"/>
            <w:sz w:val="24"/>
            <w:szCs w:val="24"/>
            <w:lang w:val="en-US"/>
          </w:rPr>
          <w:t xml:space="preserve">curve </w:t>
        </w:r>
        <w:r w:rsidRPr="00B260A7">
          <w:rPr>
            <w:rFonts w:ascii="Times New Roman" w:hAnsi="Times New Roman" w:cs="Times New Roman"/>
            <w:color w:val="000000" w:themeColor="text1"/>
            <w:sz w:val="24"/>
            <w:szCs w:val="24"/>
          </w:rPr>
          <w:t>shape</w:t>
        </w:r>
        <w:r w:rsidRPr="00B260A7">
          <w:rPr>
            <w:rFonts w:ascii="Times New Roman" w:hAnsi="Times New Roman" w:cs="Times New Roman"/>
            <w:color w:val="000000" w:themeColor="text1"/>
            <w:sz w:val="24"/>
            <w:szCs w:val="24"/>
            <w:lang w:val="en-US"/>
          </w:rPr>
          <w:t xml:space="preserve">s for positive, </w:t>
        </w:r>
        <w:r w:rsidRPr="00B260A7">
          <w:rPr>
            <w:rFonts w:ascii="Times New Roman" w:hAnsi="Times New Roman" w:cs="Times New Roman"/>
            <w:color w:val="000000" w:themeColor="text1"/>
            <w:sz w:val="24"/>
            <w:szCs w:val="24"/>
          </w:rPr>
          <w:t>weakly positive,</w:t>
        </w:r>
        <w:r w:rsidRPr="00B260A7">
          <w:rPr>
            <w:rFonts w:ascii="Times New Roman" w:hAnsi="Times New Roman" w:cs="Times New Roman"/>
            <w:color w:val="000000" w:themeColor="text1"/>
            <w:sz w:val="24"/>
            <w:szCs w:val="24"/>
            <w:lang w:val="en-US"/>
          </w:rPr>
          <w:t xml:space="preserve"> and negative</w:t>
        </w:r>
        <w:r w:rsidRPr="00B260A7">
          <w:rPr>
            <w:rFonts w:ascii="Times New Roman" w:hAnsi="Times New Roman" w:cs="Times New Roman"/>
            <w:color w:val="000000" w:themeColor="text1"/>
            <w:sz w:val="24"/>
            <w:szCs w:val="24"/>
          </w:rPr>
          <w:t xml:space="preserve"> samples</w:t>
        </w:r>
        <w:r w:rsidRPr="00B260A7">
          <w:rPr>
            <w:rFonts w:ascii="Times New Roman" w:hAnsi="Times New Roman" w:cs="Times New Roman"/>
            <w:color w:val="000000" w:themeColor="text1"/>
            <w:sz w:val="24"/>
            <w:szCs w:val="24"/>
            <w:lang w:val="en-US"/>
          </w:rPr>
          <w:t xml:space="preserve"> after</w:t>
        </w:r>
        <w:r w:rsidRPr="00B260A7">
          <w:rPr>
            <w:rFonts w:ascii="Times New Roman" w:hAnsi="Times New Roman" w:cs="Times New Roman"/>
            <w:color w:val="000000" w:themeColor="text1"/>
            <w:sz w:val="24"/>
            <w:szCs w:val="24"/>
          </w:rPr>
          <w:t xml:space="preserve"> amplification</w:t>
        </w:r>
        <w:r w:rsidRPr="00B260A7">
          <w:rPr>
            <w:rFonts w:ascii="Times New Roman" w:hAnsi="Times New Roman" w:cs="Times New Roman"/>
            <w:color w:val="000000" w:themeColor="text1"/>
            <w:sz w:val="24"/>
            <w:szCs w:val="24"/>
            <w:lang w:val="en-US"/>
          </w:rPr>
          <w:t xml:space="preserve"> were strictly reviewed.</w:t>
        </w:r>
      </w:moveTo>
    </w:p>
    <w:p w14:paraId="3056C552"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moveTo w:id="37" w:author="User" w:date="2021-02-02T22:15:00Z">
        <w:r w:rsidRPr="00B260A7">
          <w:rPr>
            <w:rFonts w:ascii="Times New Roman" w:hAnsi="Times New Roman" w:cs="Times New Roman"/>
            <w:noProof/>
            <w:color w:val="000000" w:themeColor="text1"/>
            <w:sz w:val="24"/>
            <w:szCs w:val="24"/>
            <w:lang w:val="en-US"/>
          </w:rPr>
          <w:drawing>
            <wp:inline distT="0" distB="0" distL="0" distR="0" wp14:anchorId="7D335722" wp14:editId="35A2A997">
              <wp:extent cx="4752975" cy="2390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2390775"/>
                      </a:xfrm>
                      <a:prstGeom prst="rect">
                        <a:avLst/>
                      </a:prstGeom>
                    </pic:spPr>
                  </pic:pic>
                </a:graphicData>
              </a:graphic>
            </wp:inline>
          </w:drawing>
        </w:r>
      </w:moveTo>
    </w:p>
    <w:p w14:paraId="0BDCA1D3"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moveTo w:id="38" w:author="User" w:date="2021-02-02T22:15:00Z">
        <w:r w:rsidRPr="00B260A7">
          <w:rPr>
            <w:rFonts w:ascii="Times New Roman" w:hAnsi="Times New Roman" w:cs="Times New Roman"/>
            <w:b/>
            <w:bCs/>
            <w:color w:val="000000" w:themeColor="text1"/>
            <w:sz w:val="24"/>
            <w:szCs w:val="24"/>
            <w:lang w:val="en-US"/>
          </w:rPr>
          <w:t>Fig-9 Interpretation strategy of Results</w:t>
        </w:r>
      </w:moveTo>
    </w:p>
    <w:p w14:paraId="2A38D69F"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618E69BA"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2F7AE7DA"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moveTo w:id="39" w:author="User" w:date="2021-02-02T22:15:00Z">
        <w:r w:rsidRPr="00310783">
          <w:rPr>
            <w:noProof/>
            <w:lang w:val="en-US"/>
          </w:rPr>
          <w:lastRenderedPageBreak/>
          <w:t xml:space="preserve"> </w:t>
        </w:r>
        <w:r w:rsidRPr="00310783">
          <w:rPr>
            <w:rFonts w:ascii="Times New Roman" w:hAnsi="Times New Roman" w:cs="Times New Roman"/>
            <w:b/>
            <w:bCs/>
            <w:noProof/>
            <w:color w:val="000000" w:themeColor="text1"/>
            <w:sz w:val="24"/>
            <w:szCs w:val="24"/>
            <w:lang w:val="en-US"/>
          </w:rPr>
          <w:drawing>
            <wp:inline distT="0" distB="0" distL="0" distR="0" wp14:anchorId="3C50D19C" wp14:editId="038619A7">
              <wp:extent cx="5940425" cy="1951990"/>
              <wp:effectExtent l="0" t="0" r="317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0425" cy="1951990"/>
                      </a:xfrm>
                      <a:prstGeom prst="rect">
                        <a:avLst/>
                      </a:prstGeom>
                    </pic:spPr>
                  </pic:pic>
                </a:graphicData>
              </a:graphic>
            </wp:inline>
          </w:drawing>
        </w:r>
      </w:moveTo>
    </w:p>
    <w:p w14:paraId="191D6386" w14:textId="77777777" w:rsidR="00B53EAA" w:rsidRPr="00B260A7" w:rsidRDefault="00B53EAA" w:rsidP="00B53EAA">
      <w:pPr>
        <w:autoSpaceDE w:val="0"/>
        <w:autoSpaceDN w:val="0"/>
        <w:adjustRightInd w:val="0"/>
        <w:spacing w:before="240" w:after="0" w:line="276" w:lineRule="auto"/>
        <w:jc w:val="both"/>
        <w:rPr>
          <w:rFonts w:ascii="Times New Roman" w:hAnsi="Times New Roman" w:cs="Times New Roman"/>
          <w:b/>
          <w:bCs/>
          <w:color w:val="000000" w:themeColor="text1"/>
          <w:sz w:val="24"/>
          <w:szCs w:val="24"/>
          <w:lang w:val="en-US"/>
        </w:rPr>
      </w:pPr>
      <w:moveTo w:id="40" w:author="User" w:date="2021-02-02T22:15:00Z">
        <w:r w:rsidRPr="00B260A7">
          <w:rPr>
            <w:rFonts w:ascii="Times New Roman" w:hAnsi="Times New Roman" w:cs="Times New Roman"/>
            <w:b/>
            <w:bCs/>
            <w:color w:val="000000" w:themeColor="text1"/>
            <w:sz w:val="24"/>
            <w:szCs w:val="24"/>
            <w:lang w:val="en-US"/>
          </w:rPr>
          <w:t>Fig-10-a, 10-b, 10-c Positive, Negative Controls (supplied with Kit) and Extraction Control</w:t>
        </w:r>
      </w:moveTo>
    </w:p>
    <w:p w14:paraId="177FD08B"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1D701534"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Cs/>
          <w:color w:val="000000" w:themeColor="text1"/>
          <w:sz w:val="24"/>
          <w:szCs w:val="24"/>
          <w:lang w:val="en-US"/>
        </w:rPr>
      </w:pPr>
      <w:moveTo w:id="41" w:author="User" w:date="2021-02-02T22:15:00Z">
        <w:r w:rsidRPr="00B260A7">
          <w:rPr>
            <w:rFonts w:ascii="Times New Roman" w:hAnsi="Times New Roman" w:cs="Times New Roman"/>
            <w:bCs/>
            <w:color w:val="000000" w:themeColor="text1"/>
            <w:sz w:val="24"/>
            <w:szCs w:val="24"/>
            <w:lang w:val="en-US"/>
          </w:rPr>
          <w:t xml:space="preserve">Of the total 119 samples in the first collection, the highest </w:t>
        </w:r>
        <w:proofErr w:type="spellStart"/>
        <w:r w:rsidRPr="00B260A7">
          <w:rPr>
            <w:rFonts w:ascii="Times New Roman" w:hAnsi="Times New Roman" w:cs="Times New Roman"/>
            <w:bCs/>
            <w:color w:val="000000" w:themeColor="text1"/>
            <w:sz w:val="24"/>
            <w:szCs w:val="24"/>
            <w:lang w:val="en-US"/>
          </w:rPr>
          <w:t>ct</w:t>
        </w:r>
        <w:proofErr w:type="spellEnd"/>
        <w:r w:rsidRPr="00B260A7">
          <w:rPr>
            <w:rFonts w:ascii="Times New Roman" w:hAnsi="Times New Roman" w:cs="Times New Roman"/>
            <w:bCs/>
            <w:color w:val="000000" w:themeColor="text1"/>
            <w:sz w:val="24"/>
            <w:szCs w:val="24"/>
            <w:lang w:val="en-US"/>
          </w:rPr>
          <w:t xml:space="preserve"> value for ORF1ab gene was found at Rohingya camp (39.37), N gene at </w:t>
        </w:r>
        <w:proofErr w:type="spellStart"/>
        <w:r w:rsidRPr="00B260A7">
          <w:rPr>
            <w:rFonts w:ascii="Times New Roman" w:hAnsi="Times New Roman" w:cs="Times New Roman"/>
            <w:bCs/>
            <w:color w:val="000000" w:themeColor="text1"/>
            <w:sz w:val="24"/>
            <w:szCs w:val="24"/>
            <w:lang w:val="en-US"/>
          </w:rPr>
          <w:t>Kishorgonj</w:t>
        </w:r>
        <w:proofErr w:type="spellEnd"/>
        <w:r w:rsidRPr="00B260A7">
          <w:rPr>
            <w:rFonts w:ascii="Times New Roman" w:hAnsi="Times New Roman" w:cs="Times New Roman"/>
            <w:bCs/>
            <w:color w:val="000000" w:themeColor="text1"/>
            <w:sz w:val="24"/>
            <w:szCs w:val="24"/>
            <w:lang w:val="en-US"/>
          </w:rPr>
          <w:t xml:space="preserve"> Isolation Center Drain </w:t>
        </w:r>
        <w:proofErr w:type="gramStart"/>
        <w:r w:rsidRPr="00B260A7">
          <w:rPr>
            <w:rFonts w:ascii="Times New Roman" w:hAnsi="Times New Roman" w:cs="Times New Roman"/>
            <w:bCs/>
            <w:color w:val="000000" w:themeColor="text1"/>
            <w:sz w:val="24"/>
            <w:szCs w:val="24"/>
            <w:lang w:val="en-US"/>
          </w:rPr>
          <w:t>Effluent(</w:t>
        </w:r>
        <w:proofErr w:type="gramEnd"/>
        <w:r w:rsidRPr="00B260A7">
          <w:rPr>
            <w:rFonts w:ascii="Times New Roman" w:hAnsi="Times New Roman" w:cs="Times New Roman"/>
            <w:bCs/>
            <w:color w:val="000000" w:themeColor="text1"/>
            <w:sz w:val="24"/>
            <w:szCs w:val="24"/>
            <w:lang w:val="en-US"/>
          </w:rPr>
          <w:t xml:space="preserve">40), IC gene at Barisal Isolation Center Drain Effluent(39.48).In contrast, the lowest ORF1ab, and N genes were found at Chittagong Isolation Center Drain Effluent (26.14;26.28), and IC gene at </w:t>
        </w:r>
        <w:proofErr w:type="spellStart"/>
        <w:r w:rsidRPr="00B260A7">
          <w:rPr>
            <w:rFonts w:ascii="Times New Roman" w:hAnsi="Times New Roman" w:cs="Times New Roman"/>
            <w:bCs/>
            <w:color w:val="000000" w:themeColor="text1"/>
            <w:sz w:val="24"/>
            <w:szCs w:val="24"/>
            <w:lang w:val="en-US"/>
          </w:rPr>
          <w:t>Gaibandha</w:t>
        </w:r>
        <w:proofErr w:type="spellEnd"/>
        <w:r w:rsidRPr="00B260A7">
          <w:rPr>
            <w:rFonts w:ascii="Times New Roman" w:hAnsi="Times New Roman" w:cs="Times New Roman"/>
            <w:bCs/>
            <w:color w:val="000000" w:themeColor="text1"/>
            <w:sz w:val="24"/>
            <w:szCs w:val="24"/>
            <w:lang w:val="en-US"/>
          </w:rPr>
          <w:t xml:space="preserve"> Isolation Center Drain Effluent (25.45).</w:t>
        </w:r>
      </w:moveTo>
    </w:p>
    <w:p w14:paraId="6FEA21E9"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Cs/>
          <w:color w:val="000000" w:themeColor="text1"/>
          <w:sz w:val="24"/>
          <w:szCs w:val="24"/>
          <w:lang w:val="en-US"/>
        </w:rPr>
      </w:pPr>
    </w:p>
    <w:p w14:paraId="0423E66D"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Cs/>
          <w:color w:val="000000" w:themeColor="text1"/>
          <w:sz w:val="24"/>
          <w:szCs w:val="24"/>
          <w:lang w:val="en-US"/>
        </w:rPr>
      </w:pPr>
      <w:moveTo w:id="42" w:author="User" w:date="2021-02-02T22:15:00Z">
        <w:r w:rsidRPr="00B260A7">
          <w:rPr>
            <w:rFonts w:ascii="Times New Roman" w:hAnsi="Times New Roman" w:cs="Times New Roman"/>
            <w:bCs/>
            <w:color w:val="000000" w:themeColor="text1"/>
            <w:sz w:val="24"/>
            <w:szCs w:val="24"/>
            <w:lang w:val="en-US"/>
          </w:rPr>
          <w:t xml:space="preserve">In the second collection, the highest </w:t>
        </w:r>
        <w:proofErr w:type="spellStart"/>
        <w:r w:rsidRPr="00B260A7">
          <w:rPr>
            <w:rFonts w:ascii="Times New Roman" w:hAnsi="Times New Roman" w:cs="Times New Roman"/>
            <w:bCs/>
            <w:color w:val="000000" w:themeColor="text1"/>
            <w:sz w:val="24"/>
            <w:szCs w:val="24"/>
            <w:lang w:val="en-US"/>
          </w:rPr>
          <w:t>ct</w:t>
        </w:r>
        <w:proofErr w:type="spellEnd"/>
        <w:r w:rsidRPr="00B260A7">
          <w:rPr>
            <w:rFonts w:ascii="Times New Roman" w:hAnsi="Times New Roman" w:cs="Times New Roman"/>
            <w:bCs/>
            <w:color w:val="000000" w:themeColor="text1"/>
            <w:sz w:val="24"/>
            <w:szCs w:val="24"/>
            <w:lang w:val="en-US"/>
          </w:rPr>
          <w:t xml:space="preserve"> value observed for ORF1ab gene at Rangpur </w:t>
        </w:r>
        <w:proofErr w:type="spellStart"/>
        <w:r w:rsidRPr="00B260A7">
          <w:rPr>
            <w:rFonts w:ascii="Times New Roman" w:hAnsi="Times New Roman" w:cs="Times New Roman"/>
            <w:bCs/>
            <w:color w:val="000000" w:themeColor="text1"/>
            <w:sz w:val="24"/>
            <w:szCs w:val="24"/>
            <w:lang w:val="en-US"/>
          </w:rPr>
          <w:t>Sadar</w:t>
        </w:r>
        <w:proofErr w:type="spellEnd"/>
        <w:r w:rsidRPr="00B260A7">
          <w:rPr>
            <w:rFonts w:ascii="Times New Roman" w:hAnsi="Times New Roman" w:cs="Times New Roman"/>
            <w:bCs/>
            <w:color w:val="000000" w:themeColor="text1"/>
            <w:sz w:val="24"/>
            <w:szCs w:val="24"/>
            <w:lang w:val="en-US"/>
          </w:rPr>
          <w:t xml:space="preserve"> Hospital Drain Effluent (39.73), and N gene at Rohingya camp (39.65), with IC gene at </w:t>
        </w:r>
        <w:proofErr w:type="spellStart"/>
        <w:r w:rsidRPr="00B260A7">
          <w:rPr>
            <w:rFonts w:ascii="Times New Roman" w:hAnsi="Times New Roman" w:cs="Times New Roman"/>
            <w:bCs/>
            <w:color w:val="000000" w:themeColor="text1"/>
            <w:sz w:val="24"/>
            <w:szCs w:val="24"/>
            <w:lang w:val="en-US"/>
          </w:rPr>
          <w:t>Kurmitola</w:t>
        </w:r>
        <w:proofErr w:type="spellEnd"/>
        <w:r w:rsidRPr="00B260A7">
          <w:rPr>
            <w:rFonts w:ascii="Times New Roman" w:hAnsi="Times New Roman" w:cs="Times New Roman"/>
            <w:bCs/>
            <w:color w:val="000000" w:themeColor="text1"/>
            <w:sz w:val="24"/>
            <w:szCs w:val="24"/>
            <w:lang w:val="en-US"/>
          </w:rPr>
          <w:t xml:space="preserve"> General Hospital Drain Effluent in Dhaka (39.7) while the lowest ORF1ab and N genes found at </w:t>
        </w:r>
        <w:proofErr w:type="spellStart"/>
        <w:r w:rsidRPr="00B260A7">
          <w:rPr>
            <w:rFonts w:ascii="Times New Roman" w:hAnsi="Times New Roman" w:cs="Times New Roman"/>
            <w:bCs/>
            <w:color w:val="000000" w:themeColor="text1"/>
            <w:sz w:val="24"/>
            <w:szCs w:val="24"/>
            <w:lang w:val="en-US"/>
          </w:rPr>
          <w:t>Rohinga</w:t>
        </w:r>
        <w:proofErr w:type="spellEnd"/>
        <w:r w:rsidRPr="00B260A7">
          <w:rPr>
            <w:rFonts w:ascii="Times New Roman" w:hAnsi="Times New Roman" w:cs="Times New Roman"/>
            <w:bCs/>
            <w:color w:val="000000" w:themeColor="text1"/>
            <w:sz w:val="24"/>
            <w:szCs w:val="24"/>
            <w:lang w:val="en-US"/>
          </w:rPr>
          <w:t xml:space="preserve"> camp (32.11), and N gene at </w:t>
        </w:r>
        <w:proofErr w:type="spellStart"/>
        <w:r w:rsidRPr="00B260A7">
          <w:rPr>
            <w:rFonts w:ascii="Times New Roman" w:hAnsi="Times New Roman" w:cs="Times New Roman"/>
            <w:bCs/>
            <w:color w:val="000000" w:themeColor="text1"/>
            <w:sz w:val="24"/>
            <w:szCs w:val="24"/>
            <w:lang w:val="en-US"/>
          </w:rPr>
          <w:t>Kurmitola</w:t>
        </w:r>
        <w:proofErr w:type="spellEnd"/>
        <w:r w:rsidRPr="00B260A7">
          <w:rPr>
            <w:rFonts w:ascii="Times New Roman" w:hAnsi="Times New Roman" w:cs="Times New Roman"/>
            <w:bCs/>
            <w:color w:val="000000" w:themeColor="text1"/>
            <w:sz w:val="24"/>
            <w:szCs w:val="24"/>
            <w:lang w:val="en-US"/>
          </w:rPr>
          <w:t xml:space="preserve"> General Hospital Drain Effluent (31) in Dhaka, with IC gene at </w:t>
        </w:r>
        <w:proofErr w:type="spellStart"/>
        <w:r w:rsidRPr="00B260A7">
          <w:rPr>
            <w:rFonts w:ascii="Times New Roman" w:hAnsi="Times New Roman" w:cs="Times New Roman"/>
            <w:bCs/>
            <w:color w:val="000000" w:themeColor="text1"/>
            <w:sz w:val="24"/>
            <w:szCs w:val="24"/>
            <w:lang w:val="en-US"/>
          </w:rPr>
          <w:t>Rohinga</w:t>
        </w:r>
        <w:proofErr w:type="spellEnd"/>
        <w:r w:rsidRPr="00B260A7">
          <w:rPr>
            <w:rFonts w:ascii="Times New Roman" w:hAnsi="Times New Roman" w:cs="Times New Roman"/>
            <w:bCs/>
            <w:color w:val="000000" w:themeColor="text1"/>
            <w:sz w:val="24"/>
            <w:szCs w:val="24"/>
            <w:lang w:val="en-US"/>
          </w:rPr>
          <w:t xml:space="preserve"> camp (31.53).</w:t>
        </w:r>
      </w:moveTo>
    </w:p>
    <w:p w14:paraId="704BA3F5" w14:textId="77777777" w:rsidR="00B53EAA" w:rsidRPr="00B260A7"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moveTo w:id="43" w:author="User" w:date="2021-02-02T22:15:00Z">
        <w:r w:rsidRPr="00E9559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95597">
          <w:rPr>
            <w:rFonts w:ascii="Times New Roman" w:hAnsi="Times New Roman" w:cs="Times New Roman"/>
            <w:b/>
            <w:bCs/>
            <w:noProof/>
            <w:color w:val="000000" w:themeColor="text1"/>
            <w:sz w:val="24"/>
            <w:szCs w:val="24"/>
            <w:lang w:val="en-US"/>
          </w:rPr>
          <w:drawing>
            <wp:inline distT="0" distB="0" distL="0" distR="0" wp14:anchorId="4A92D630" wp14:editId="7E2FC3F4">
              <wp:extent cx="5940425" cy="1679227"/>
              <wp:effectExtent l="0" t="0" r="3175" b="0"/>
              <wp:docPr id="14" name="Picture 14" descr="C:\Users\User\Desktop\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679227"/>
                      </a:xfrm>
                      <a:prstGeom prst="rect">
                        <a:avLst/>
                      </a:prstGeom>
                      <a:noFill/>
                      <a:ln>
                        <a:noFill/>
                      </a:ln>
                    </pic:spPr>
                  </pic:pic>
                </a:graphicData>
              </a:graphic>
            </wp:inline>
          </w:drawing>
        </w:r>
      </w:moveTo>
    </w:p>
    <w:p w14:paraId="20DDEF55" w14:textId="77777777" w:rsidR="00B53EAA" w:rsidRDefault="00B53EAA" w:rsidP="00B53EAA">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moveTo w:id="44" w:author="User" w:date="2021-02-02T22:15:00Z">
        <w:r w:rsidRPr="00B260A7">
          <w:rPr>
            <w:rFonts w:ascii="Times New Roman" w:hAnsi="Times New Roman" w:cs="Times New Roman"/>
            <w:b/>
            <w:bCs/>
            <w:color w:val="000000" w:themeColor="text1"/>
            <w:sz w:val="24"/>
            <w:szCs w:val="24"/>
            <w:lang w:val="en-US"/>
          </w:rPr>
          <w:t>Fig-11 Positive sample curve</w:t>
        </w:r>
      </w:moveTo>
    </w:p>
    <w:moveToRangeEnd w:id="34"/>
    <w:p w14:paraId="752238C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CEA163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B63450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A5BD97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0B34FE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A0C187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D129F9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E82077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D65AB1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060533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A64322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0E3DFB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10A9DD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F560E9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37A3CE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3801EE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52F20DE" w14:textId="55108B13" w:rsidR="00937056" w:rsidRPr="00B260A7" w:rsidRDefault="000C415C"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bookmarkStart w:id="45" w:name="_Hlk62992606"/>
      <w:r>
        <w:rPr>
          <w:rFonts w:ascii="Times New Roman" w:eastAsia="ArialMT" w:hAnsi="Times New Roman" w:cs="Times New Roman"/>
          <w:b/>
          <w:color w:val="000000" w:themeColor="text1"/>
          <w:sz w:val="24"/>
          <w:szCs w:val="24"/>
          <w:lang w:val="en-US"/>
        </w:rPr>
        <w:t>RESULTS AND DISCUSSIONS</w:t>
      </w:r>
    </w:p>
    <w:bookmarkEnd w:id="45"/>
    <w:p w14:paraId="5C0CDC62" w14:textId="29D39DFA" w:rsidR="00937056" w:rsidRDefault="002A5F12"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Sample Collection</w:t>
      </w:r>
    </w:p>
    <w:p w14:paraId="4C6D79F2" w14:textId="04E0F3CA" w:rsidR="002A5F12" w:rsidRPr="005472BC" w:rsidRDefault="002A5F12"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roofErr w:type="gramStart"/>
      <w:r w:rsidRPr="005472BC">
        <w:rPr>
          <w:rFonts w:ascii="Times New Roman" w:eastAsia="ArialMT" w:hAnsi="Times New Roman" w:cs="Times New Roman"/>
          <w:color w:val="000000" w:themeColor="text1"/>
          <w:sz w:val="24"/>
          <w:szCs w:val="24"/>
          <w:lang w:val="en-US"/>
        </w:rPr>
        <w:t>Text..</w:t>
      </w:r>
      <w:proofErr w:type="spellStart"/>
      <w:proofErr w:type="gramEnd"/>
      <w:r w:rsidRPr="005472BC">
        <w:rPr>
          <w:rFonts w:ascii="Times New Roman" w:eastAsia="ArialMT" w:hAnsi="Times New Roman" w:cs="Times New Roman"/>
          <w:color w:val="000000" w:themeColor="text1"/>
          <w:sz w:val="24"/>
          <w:szCs w:val="24"/>
          <w:lang w:val="en-US"/>
        </w:rPr>
        <w:t>District,num</w:t>
      </w:r>
      <w:proofErr w:type="spellEnd"/>
      <w:r w:rsidRPr="005472BC">
        <w:rPr>
          <w:rFonts w:ascii="Times New Roman" w:eastAsia="ArialMT" w:hAnsi="Times New Roman" w:cs="Times New Roman"/>
          <w:color w:val="000000" w:themeColor="text1"/>
          <w:sz w:val="24"/>
          <w:szCs w:val="24"/>
          <w:lang w:val="en-US"/>
        </w:rPr>
        <w:t xml:space="preserve"> of </w:t>
      </w:r>
      <w:proofErr w:type="spellStart"/>
      <w:r w:rsidRPr="005472BC">
        <w:rPr>
          <w:rFonts w:ascii="Times New Roman" w:eastAsia="ArialMT" w:hAnsi="Times New Roman" w:cs="Times New Roman"/>
          <w:color w:val="000000" w:themeColor="text1"/>
          <w:sz w:val="24"/>
          <w:szCs w:val="24"/>
          <w:lang w:val="en-US"/>
        </w:rPr>
        <w:t>sam</w:t>
      </w:r>
      <w:proofErr w:type="spellEnd"/>
      <w:r w:rsidRPr="005472BC">
        <w:rPr>
          <w:rFonts w:ascii="Times New Roman" w:eastAsia="ArialMT" w:hAnsi="Times New Roman" w:cs="Times New Roman"/>
          <w:color w:val="000000" w:themeColor="text1"/>
          <w:sz w:val="24"/>
          <w:szCs w:val="24"/>
          <w:lang w:val="en-US"/>
        </w:rPr>
        <w:t xml:space="preserve"> ,date,…table </w:t>
      </w:r>
      <w:proofErr w:type="spellStart"/>
      <w:r w:rsidRPr="005472BC">
        <w:rPr>
          <w:rFonts w:ascii="Times New Roman" w:eastAsia="ArialMT" w:hAnsi="Times New Roman" w:cs="Times New Roman"/>
          <w:color w:val="000000" w:themeColor="text1"/>
          <w:sz w:val="24"/>
          <w:szCs w:val="24"/>
          <w:lang w:val="en-US"/>
        </w:rPr>
        <w:t>lat,long,date</w:t>
      </w:r>
      <w:proofErr w:type="spellEnd"/>
    </w:p>
    <w:p w14:paraId="6DF2562D" w14:textId="5E81C0B0" w:rsidR="002A5F12" w:rsidRDefault="002A5F12"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we take repeat sample from same place after 15 days where first round completed from 26</w:t>
      </w:r>
      <w:r w:rsidRPr="003812C1">
        <w:rPr>
          <w:rFonts w:ascii="Times New Roman" w:eastAsia="ArialMT" w:hAnsi="Times New Roman" w:cs="Times New Roman"/>
          <w:color w:val="000000" w:themeColor="text1"/>
          <w:sz w:val="24"/>
          <w:szCs w:val="24"/>
          <w:vertAlign w:val="superscript"/>
          <w:lang w:val="en-US"/>
        </w:rPr>
        <w:t>th</w:t>
      </w:r>
      <w:r>
        <w:rPr>
          <w:rFonts w:ascii="Times New Roman" w:eastAsia="ArialMT" w:hAnsi="Times New Roman" w:cs="Times New Roman"/>
          <w:color w:val="000000" w:themeColor="text1"/>
          <w:sz w:val="24"/>
          <w:szCs w:val="24"/>
          <w:lang w:val="en-US"/>
        </w:rPr>
        <w:t xml:space="preserve"> November to 11</w:t>
      </w:r>
      <w:r w:rsidRPr="003812C1">
        <w:rPr>
          <w:rFonts w:ascii="Times New Roman" w:eastAsia="ArialMT" w:hAnsi="Times New Roman" w:cs="Times New Roman"/>
          <w:color w:val="000000" w:themeColor="text1"/>
          <w:sz w:val="24"/>
          <w:szCs w:val="24"/>
          <w:vertAlign w:val="superscript"/>
          <w:lang w:val="en-US"/>
        </w:rPr>
        <w:t>th</w:t>
      </w:r>
      <w:r>
        <w:rPr>
          <w:rFonts w:ascii="Times New Roman" w:eastAsia="ArialMT" w:hAnsi="Times New Roman" w:cs="Times New Roman"/>
          <w:color w:val="000000" w:themeColor="text1"/>
          <w:sz w:val="24"/>
          <w:szCs w:val="24"/>
          <w:lang w:val="en-US"/>
        </w:rPr>
        <w:t xml:space="preserve"> December, </w:t>
      </w:r>
      <w:proofErr w:type="gramStart"/>
      <w:r>
        <w:rPr>
          <w:rFonts w:ascii="Times New Roman" w:eastAsia="ArialMT" w:hAnsi="Times New Roman" w:cs="Times New Roman"/>
          <w:color w:val="000000" w:themeColor="text1"/>
          <w:sz w:val="24"/>
          <w:szCs w:val="24"/>
          <w:lang w:val="en-US"/>
        </w:rPr>
        <w:t>2020</w:t>
      </w:r>
      <w:ins w:id="46" w:author="User" w:date="2021-02-02T22:50:00Z">
        <w:r w:rsidR="00477267">
          <w:rPr>
            <w:rFonts w:ascii="Times New Roman" w:eastAsia="ArialMT" w:hAnsi="Times New Roman" w:cs="Times New Roman"/>
            <w:color w:val="000000" w:themeColor="text1"/>
            <w:sz w:val="24"/>
            <w:szCs w:val="24"/>
            <w:lang w:val="en-US"/>
          </w:rPr>
          <w:t>..</w:t>
        </w:r>
        <w:proofErr w:type="gramEnd"/>
        <w:r w:rsidR="00477267">
          <w:rPr>
            <w:rFonts w:ascii="Times New Roman" w:eastAsia="ArialMT" w:hAnsi="Times New Roman" w:cs="Times New Roman"/>
            <w:color w:val="000000" w:themeColor="text1"/>
            <w:sz w:val="24"/>
            <w:szCs w:val="24"/>
            <w:lang w:val="en-US"/>
          </w:rPr>
          <w:t xml:space="preserve">Total sample </w:t>
        </w:r>
        <w:proofErr w:type="spellStart"/>
        <w:r w:rsidR="00477267">
          <w:rPr>
            <w:rFonts w:ascii="Times New Roman" w:eastAsia="ArialMT" w:hAnsi="Times New Roman" w:cs="Times New Roman"/>
            <w:color w:val="000000" w:themeColor="text1"/>
            <w:sz w:val="24"/>
            <w:szCs w:val="24"/>
            <w:lang w:val="en-US"/>
          </w:rPr>
          <w:t>number..district</w:t>
        </w:r>
        <w:proofErr w:type="spellEnd"/>
        <w:r w:rsidR="00477267">
          <w:rPr>
            <w:rFonts w:ascii="Times New Roman" w:eastAsia="ArialMT" w:hAnsi="Times New Roman" w:cs="Times New Roman"/>
            <w:color w:val="000000" w:themeColor="text1"/>
            <w:sz w:val="24"/>
            <w:szCs w:val="24"/>
            <w:lang w:val="en-US"/>
          </w:rPr>
          <w:t xml:space="preserve"> num..</w:t>
        </w:r>
      </w:ins>
    </w:p>
    <w:p w14:paraId="69516A47" w14:textId="77777777" w:rsidR="002A5F12" w:rsidRDefault="002A5F12"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4EA1A213" w14:textId="26DB76E8" w:rsidR="002A5F12" w:rsidRDefault="002A5F12" w:rsidP="00B260A7">
      <w:pPr>
        <w:autoSpaceDE w:val="0"/>
        <w:autoSpaceDN w:val="0"/>
        <w:adjustRightInd w:val="0"/>
        <w:spacing w:after="0" w:line="276" w:lineRule="auto"/>
        <w:jc w:val="both"/>
        <w:rPr>
          <w:ins w:id="47" w:author="User" w:date="2021-02-02T22:01:00Z"/>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First round sample collection</w:t>
      </w:r>
    </w:p>
    <w:p w14:paraId="5529693C" w14:textId="52191769" w:rsidR="00943B8C" w:rsidRDefault="00943B8C" w:rsidP="00B260A7">
      <w:pPr>
        <w:autoSpaceDE w:val="0"/>
        <w:autoSpaceDN w:val="0"/>
        <w:adjustRightInd w:val="0"/>
        <w:spacing w:after="0" w:line="276" w:lineRule="auto"/>
        <w:jc w:val="both"/>
        <w:rPr>
          <w:ins w:id="48" w:author="User" w:date="2021-02-02T22:05:00Z"/>
          <w:rFonts w:ascii="Times New Roman" w:eastAsia="ArialMT" w:hAnsi="Times New Roman" w:cs="Times New Roman"/>
          <w:b/>
          <w:color w:val="000000" w:themeColor="text1"/>
          <w:sz w:val="24"/>
          <w:szCs w:val="24"/>
          <w:lang w:val="en-US"/>
        </w:rPr>
      </w:pPr>
      <w:ins w:id="49" w:author="User" w:date="2021-02-02T22:01:00Z">
        <w:r>
          <w:rPr>
            <w:rFonts w:ascii="Times New Roman" w:eastAsia="ArialMT" w:hAnsi="Times New Roman" w:cs="Times New Roman"/>
            <w:b/>
            <w:color w:val="000000" w:themeColor="text1"/>
            <w:sz w:val="24"/>
            <w:szCs w:val="24"/>
            <w:lang w:val="en-US"/>
          </w:rPr>
          <w:t xml:space="preserve">Genes choose…for Ban </w:t>
        </w:r>
        <w:proofErr w:type="spellStart"/>
        <w:proofErr w:type="gramStart"/>
        <w:r>
          <w:rPr>
            <w:rFonts w:ascii="Times New Roman" w:eastAsia="ArialMT" w:hAnsi="Times New Roman" w:cs="Times New Roman"/>
            <w:b/>
            <w:color w:val="000000" w:themeColor="text1"/>
            <w:sz w:val="24"/>
            <w:szCs w:val="24"/>
            <w:lang w:val="en-US"/>
          </w:rPr>
          <w:t>perspective..</w:t>
        </w:r>
        <w:proofErr w:type="gramEnd"/>
        <w:r>
          <w:rPr>
            <w:rFonts w:ascii="Times New Roman" w:eastAsia="ArialMT" w:hAnsi="Times New Roman" w:cs="Times New Roman"/>
            <w:b/>
            <w:color w:val="000000" w:themeColor="text1"/>
            <w:sz w:val="24"/>
            <w:szCs w:val="24"/>
            <w:lang w:val="en-US"/>
          </w:rPr>
          <w:t>DGSH</w:t>
        </w:r>
        <w:proofErr w:type="spellEnd"/>
        <w:r>
          <w:rPr>
            <w:rFonts w:ascii="Times New Roman" w:eastAsia="ArialMT" w:hAnsi="Times New Roman" w:cs="Times New Roman"/>
            <w:b/>
            <w:color w:val="000000" w:themeColor="text1"/>
            <w:sz w:val="24"/>
            <w:szCs w:val="24"/>
            <w:lang w:val="en-US"/>
          </w:rPr>
          <w:t>….2 GENE BASED..</w:t>
        </w:r>
      </w:ins>
      <w:ins w:id="50" w:author="User" w:date="2021-02-02T22:05:00Z">
        <w:r>
          <w:rPr>
            <w:rFonts w:ascii="Times New Roman" w:eastAsia="ArialMT" w:hAnsi="Times New Roman" w:cs="Times New Roman"/>
            <w:b/>
            <w:color w:val="000000" w:themeColor="text1"/>
            <w:sz w:val="24"/>
            <w:szCs w:val="24"/>
            <w:lang w:val="en-US"/>
          </w:rPr>
          <w:t>(MS)</w:t>
        </w:r>
      </w:ins>
    </w:p>
    <w:p w14:paraId="5A65BA22" w14:textId="59BC6A0F" w:rsidR="00943B8C" w:rsidRDefault="00943B8C"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ins w:id="51" w:author="User" w:date="2021-02-02T22:05:00Z">
        <w:r>
          <w:rPr>
            <w:rFonts w:ascii="Times New Roman" w:eastAsia="ArialMT" w:hAnsi="Times New Roman" w:cs="Times New Roman"/>
            <w:b/>
            <w:color w:val="000000" w:themeColor="text1"/>
            <w:sz w:val="24"/>
            <w:szCs w:val="24"/>
            <w:lang w:val="en-US"/>
          </w:rPr>
          <w:t>Human kits</w:t>
        </w:r>
        <w:proofErr w:type="gramStart"/>
        <w:r>
          <w:rPr>
            <w:rFonts w:ascii="Times New Roman" w:eastAsia="ArialMT" w:hAnsi="Times New Roman" w:cs="Times New Roman"/>
            <w:b/>
            <w:color w:val="000000" w:themeColor="text1"/>
            <w:sz w:val="24"/>
            <w:szCs w:val="24"/>
            <w:lang w:val="en-US"/>
          </w:rPr>
          <w:t xml:space="preserve"> ..</w:t>
        </w:r>
        <w:proofErr w:type="gramEnd"/>
        <w:r>
          <w:rPr>
            <w:rFonts w:ascii="Times New Roman" w:eastAsia="ArialMT" w:hAnsi="Times New Roman" w:cs="Times New Roman"/>
            <w:b/>
            <w:color w:val="000000" w:themeColor="text1"/>
            <w:sz w:val="24"/>
            <w:szCs w:val="24"/>
            <w:lang w:val="en-US"/>
          </w:rPr>
          <w:t>gene used for sewage sample ..</w:t>
        </w:r>
      </w:ins>
      <w:ins w:id="52" w:author="User" w:date="2021-02-02T22:06:00Z">
        <w:r>
          <w:rPr>
            <w:rFonts w:ascii="Times New Roman" w:eastAsia="ArialMT" w:hAnsi="Times New Roman" w:cs="Times New Roman"/>
            <w:b/>
            <w:color w:val="000000" w:themeColor="text1"/>
            <w:sz w:val="24"/>
            <w:szCs w:val="24"/>
            <w:lang w:val="en-US"/>
          </w:rPr>
          <w:t>DFA</w:t>
        </w:r>
      </w:ins>
    </w:p>
    <w:p w14:paraId="746F7F7A" w14:textId="1E5F597D" w:rsidR="00937056" w:rsidRDefault="00AE5FE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 xml:space="preserve"> </w:t>
      </w:r>
      <w:r w:rsidR="00937056" w:rsidRPr="00B260A7">
        <w:rPr>
          <w:rFonts w:ascii="Times New Roman" w:eastAsia="ArialMT" w:hAnsi="Times New Roman" w:cs="Times New Roman"/>
          <w:color w:val="000000" w:themeColor="text1"/>
          <w:sz w:val="24"/>
          <w:szCs w:val="24"/>
          <w:lang w:val="en-US"/>
        </w:rPr>
        <w:t>For the first sampling, we collected a total of 119 wastewater samples</w:t>
      </w:r>
      <w:r w:rsidR="00310783">
        <w:rPr>
          <w:rFonts w:ascii="Times New Roman" w:eastAsia="ArialMT" w:hAnsi="Times New Roman" w:cs="Times New Roman"/>
          <w:color w:val="000000" w:themeColor="text1"/>
          <w:sz w:val="24"/>
          <w:szCs w:val="24"/>
          <w:lang w:val="en-US"/>
        </w:rPr>
        <w:t xml:space="preserve"> from 18 </w:t>
      </w:r>
      <w:proofErr w:type="gramStart"/>
      <w:r w:rsidR="00310783">
        <w:rPr>
          <w:rFonts w:ascii="Times New Roman" w:eastAsia="ArialMT" w:hAnsi="Times New Roman" w:cs="Times New Roman"/>
          <w:color w:val="000000" w:themeColor="text1"/>
          <w:sz w:val="24"/>
          <w:szCs w:val="24"/>
          <w:lang w:val="en-US"/>
        </w:rPr>
        <w:t xml:space="preserve">districts </w:t>
      </w:r>
      <w:r w:rsidR="00937056" w:rsidRPr="00B260A7">
        <w:rPr>
          <w:rFonts w:ascii="Times New Roman" w:eastAsia="ArialMT" w:hAnsi="Times New Roman" w:cs="Times New Roman"/>
          <w:color w:val="000000" w:themeColor="text1"/>
          <w:sz w:val="24"/>
          <w:szCs w:val="24"/>
          <w:lang w:val="en-US"/>
        </w:rPr>
        <w:t xml:space="preserve"> and</w:t>
      </w:r>
      <w:proofErr w:type="gramEnd"/>
      <w:r w:rsidR="00937056" w:rsidRPr="00B260A7">
        <w:rPr>
          <w:rFonts w:ascii="Times New Roman" w:eastAsia="ArialMT" w:hAnsi="Times New Roman" w:cs="Times New Roman"/>
          <w:color w:val="000000" w:themeColor="text1"/>
          <w:sz w:val="24"/>
          <w:szCs w:val="24"/>
          <w:lang w:val="en-US"/>
        </w:rPr>
        <w:t xml:space="preserve"> found 114 positive samples (95%),  for various genes while all three genes (ORF1ab, N, Internal Control-IC) found in 26 samples (21%), N gene, and IC in 15 samples (12%), ORF1ab gene and IC in 22 samples (18%) (Table-6).</w:t>
      </w:r>
      <w:ins w:id="53" w:author="User" w:date="2021-02-02T22:06:00Z">
        <w:r w:rsidR="00943B8C">
          <w:rPr>
            <w:rFonts w:ascii="Times New Roman" w:eastAsia="ArialMT" w:hAnsi="Times New Roman" w:cs="Times New Roman"/>
            <w:color w:val="000000" w:themeColor="text1"/>
            <w:sz w:val="24"/>
            <w:szCs w:val="24"/>
            <w:lang w:val="en-US"/>
          </w:rPr>
          <w:t>Rest of the samples…(</w:t>
        </w:r>
      </w:ins>
      <w:ins w:id="54" w:author="User" w:date="2021-02-02T22:07:00Z">
        <w:r w:rsidR="00943B8C">
          <w:rPr>
            <w:rFonts w:ascii="Times New Roman" w:eastAsia="ArialMT" w:hAnsi="Times New Roman" w:cs="Times New Roman"/>
            <w:color w:val="000000" w:themeColor="text1"/>
            <w:sz w:val="24"/>
            <w:szCs w:val="24"/>
            <w:lang w:val="en-US"/>
          </w:rPr>
          <w:t>MS)</w:t>
        </w:r>
      </w:ins>
    </w:p>
    <w:p w14:paraId="7E3C3A24" w14:textId="6CBC92CA" w:rsidR="002A5F12" w:rsidRDefault="00943B8C" w:rsidP="00B260A7">
      <w:pPr>
        <w:autoSpaceDE w:val="0"/>
        <w:autoSpaceDN w:val="0"/>
        <w:adjustRightInd w:val="0"/>
        <w:spacing w:after="0" w:line="276" w:lineRule="auto"/>
        <w:jc w:val="both"/>
        <w:rPr>
          <w:ins w:id="55" w:author="User" w:date="2021-02-02T22:08:00Z"/>
          <w:rFonts w:ascii="Times New Roman" w:eastAsia="ArialMT" w:hAnsi="Times New Roman" w:cs="Times New Roman"/>
          <w:color w:val="000000" w:themeColor="text1"/>
          <w:sz w:val="24"/>
          <w:szCs w:val="24"/>
          <w:lang w:val="en-US"/>
        </w:rPr>
      </w:pPr>
      <w:ins w:id="56" w:author="User" w:date="2021-02-02T22:07:00Z">
        <w:r>
          <w:rPr>
            <w:rFonts w:ascii="Times New Roman" w:eastAsia="ArialMT" w:hAnsi="Times New Roman" w:cs="Times New Roman"/>
            <w:color w:val="000000" w:themeColor="text1"/>
            <w:sz w:val="24"/>
            <w:szCs w:val="24"/>
            <w:lang w:val="en-US"/>
          </w:rPr>
          <w:t>Specific data from other counties of World</w:t>
        </w:r>
        <w:proofErr w:type="gramStart"/>
        <w:r>
          <w:rPr>
            <w:rFonts w:ascii="Times New Roman" w:eastAsia="ArialMT" w:hAnsi="Times New Roman" w:cs="Times New Roman"/>
            <w:color w:val="000000" w:themeColor="text1"/>
            <w:sz w:val="24"/>
            <w:szCs w:val="24"/>
            <w:lang w:val="en-US"/>
          </w:rPr>
          <w:t xml:space="preserve"> ..</w:t>
        </w:r>
      </w:ins>
      <w:proofErr w:type="gramEnd"/>
      <w:ins w:id="57" w:author="User" w:date="2021-02-02T22:08:00Z">
        <w:r>
          <w:rPr>
            <w:rFonts w:ascii="Times New Roman" w:eastAsia="ArialMT" w:hAnsi="Times New Roman" w:cs="Times New Roman"/>
            <w:color w:val="000000" w:themeColor="text1"/>
            <w:sz w:val="24"/>
            <w:szCs w:val="24"/>
            <w:lang w:val="en-US"/>
          </w:rPr>
          <w:t>MS</w:t>
        </w:r>
      </w:ins>
    </w:p>
    <w:p w14:paraId="6A342000" w14:textId="38CD6794" w:rsidR="00943B8C" w:rsidRDefault="00943B8C" w:rsidP="00B260A7">
      <w:pPr>
        <w:autoSpaceDE w:val="0"/>
        <w:autoSpaceDN w:val="0"/>
        <w:adjustRightInd w:val="0"/>
        <w:spacing w:after="0" w:line="276" w:lineRule="auto"/>
        <w:jc w:val="both"/>
        <w:rPr>
          <w:ins w:id="58" w:author="User" w:date="2021-02-02T22:10:00Z"/>
          <w:rFonts w:ascii="Times New Roman" w:eastAsia="ArialMT" w:hAnsi="Times New Roman" w:cs="Times New Roman"/>
          <w:color w:val="000000" w:themeColor="text1"/>
          <w:sz w:val="24"/>
          <w:szCs w:val="24"/>
          <w:lang w:val="en-US"/>
        </w:rPr>
      </w:pPr>
      <w:ins w:id="59" w:author="User" w:date="2021-02-02T22:08:00Z">
        <w:r>
          <w:rPr>
            <w:rFonts w:ascii="Times New Roman" w:eastAsia="ArialMT" w:hAnsi="Times New Roman" w:cs="Times New Roman"/>
            <w:color w:val="000000" w:themeColor="text1"/>
            <w:sz w:val="24"/>
            <w:szCs w:val="24"/>
            <w:lang w:val="en-US"/>
          </w:rPr>
          <w:t>INDIA (</w:t>
        </w:r>
        <w:proofErr w:type="spellStart"/>
        <w:r>
          <w:rPr>
            <w:rFonts w:ascii="Times New Roman" w:eastAsia="ArialMT" w:hAnsi="Times New Roman" w:cs="Times New Roman"/>
            <w:color w:val="000000" w:themeColor="text1"/>
            <w:sz w:val="24"/>
            <w:szCs w:val="24"/>
            <w:lang w:val="en-US"/>
          </w:rPr>
          <w:t>Orophra</w:t>
        </w:r>
        <w:proofErr w:type="spellEnd"/>
        <w:r>
          <w:rPr>
            <w:rFonts w:ascii="Times New Roman" w:eastAsia="ArialMT" w:hAnsi="Times New Roman" w:cs="Times New Roman"/>
            <w:color w:val="000000" w:themeColor="text1"/>
            <w:sz w:val="24"/>
            <w:szCs w:val="24"/>
            <w:lang w:val="en-US"/>
          </w:rPr>
          <w:t xml:space="preserve">…Patient </w:t>
        </w:r>
        <w:proofErr w:type="spellStart"/>
        <w:proofErr w:type="gramStart"/>
        <w:r>
          <w:rPr>
            <w:rFonts w:ascii="Times New Roman" w:eastAsia="ArialMT" w:hAnsi="Times New Roman" w:cs="Times New Roman"/>
            <w:color w:val="000000" w:themeColor="text1"/>
            <w:sz w:val="24"/>
            <w:szCs w:val="24"/>
            <w:lang w:val="en-US"/>
          </w:rPr>
          <w:t>sample..</w:t>
        </w:r>
        <w:proofErr w:type="gramEnd"/>
        <w:r>
          <w:rPr>
            <w:rFonts w:ascii="Times New Roman" w:eastAsia="ArialMT" w:hAnsi="Times New Roman" w:cs="Times New Roman"/>
            <w:color w:val="000000" w:themeColor="text1"/>
            <w:sz w:val="24"/>
            <w:szCs w:val="24"/>
            <w:lang w:val="en-US"/>
          </w:rPr>
          <w:t>kit</w:t>
        </w:r>
        <w:proofErr w:type="spellEnd"/>
        <w:r>
          <w:rPr>
            <w:rFonts w:ascii="Times New Roman" w:eastAsia="ArialMT" w:hAnsi="Times New Roman" w:cs="Times New Roman"/>
            <w:color w:val="000000" w:themeColor="text1"/>
            <w:sz w:val="24"/>
            <w:szCs w:val="24"/>
            <w:lang w:val="en-US"/>
          </w:rPr>
          <w:t>) DFA</w:t>
        </w:r>
      </w:ins>
    </w:p>
    <w:p w14:paraId="3B0B5BD4" w14:textId="77777777" w:rsidR="00943B8C" w:rsidRDefault="00943B8C" w:rsidP="00B260A7">
      <w:pPr>
        <w:autoSpaceDE w:val="0"/>
        <w:autoSpaceDN w:val="0"/>
        <w:adjustRightInd w:val="0"/>
        <w:spacing w:after="0" w:line="276" w:lineRule="auto"/>
        <w:jc w:val="both"/>
        <w:rPr>
          <w:ins w:id="60" w:author="User" w:date="2021-02-02T22:10:00Z"/>
          <w:rFonts w:ascii="Times New Roman" w:eastAsia="ArialMT" w:hAnsi="Times New Roman" w:cs="Times New Roman"/>
          <w:color w:val="000000" w:themeColor="text1"/>
          <w:sz w:val="24"/>
          <w:szCs w:val="24"/>
          <w:lang w:val="en-US"/>
        </w:rPr>
      </w:pPr>
    </w:p>
    <w:p w14:paraId="3DCE9D4C" w14:textId="1DA781D6" w:rsidR="00943B8C" w:rsidRDefault="00943B8C"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ins w:id="61" w:author="User" w:date="2021-02-02T22:10:00Z">
        <w:r>
          <w:rPr>
            <w:rFonts w:ascii="Times New Roman" w:eastAsia="ArialMT" w:hAnsi="Times New Roman" w:cs="Times New Roman"/>
            <w:color w:val="000000" w:themeColor="text1"/>
            <w:sz w:val="24"/>
            <w:szCs w:val="24"/>
            <w:lang w:val="en-US"/>
          </w:rPr>
          <w:t>Fig-Gene specific for Dye\</w:t>
        </w:r>
        <w:proofErr w:type="gramStart"/>
        <w:r>
          <w:rPr>
            <w:rFonts w:ascii="Times New Roman" w:eastAsia="ArialMT" w:hAnsi="Times New Roman" w:cs="Times New Roman"/>
            <w:color w:val="000000" w:themeColor="text1"/>
            <w:sz w:val="24"/>
            <w:szCs w:val="24"/>
            <w:lang w:val="en-US"/>
          </w:rPr>
          <w:t>Fluro..</w:t>
        </w:r>
      </w:ins>
      <w:proofErr w:type="gramEnd"/>
    </w:p>
    <w:p w14:paraId="5ED0A8C9" w14:textId="77777777" w:rsidR="00833E60" w:rsidRPr="00B260A7" w:rsidRDefault="00833E60"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tbl>
      <w:tblPr>
        <w:tblStyle w:val="TableGrid"/>
        <w:tblpPr w:leftFromText="180" w:rightFromText="180" w:vertAnchor="text" w:horzAnchor="margin" w:tblpY="127"/>
        <w:tblW w:w="0" w:type="auto"/>
        <w:tblLook w:val="04A0" w:firstRow="1" w:lastRow="0" w:firstColumn="1" w:lastColumn="0" w:noHBand="0" w:noVBand="1"/>
      </w:tblPr>
      <w:tblGrid>
        <w:gridCol w:w="9345"/>
      </w:tblGrid>
      <w:tr w:rsidR="00A61EC8" w:rsidRPr="00B260A7" w14:paraId="447B4008" w14:textId="77777777" w:rsidTr="005472BC">
        <w:trPr>
          <w:trHeight w:val="5660"/>
        </w:trPr>
        <w:tc>
          <w:tcPr>
            <w:tcW w:w="9345" w:type="dxa"/>
          </w:tcPr>
          <w:p w14:paraId="573918DA" w14:textId="2B006999" w:rsidR="00A61EC8" w:rsidRPr="00B260A7" w:rsidRDefault="00A61EC8" w:rsidP="00A61EC8">
            <w:pPr>
              <w:spacing w:line="276" w:lineRule="auto"/>
              <w:jc w:val="both"/>
              <w:rPr>
                <w:rFonts w:ascii="Times New Roman" w:hAnsi="Times New Roman" w:cs="Times New Roman"/>
                <w:color w:val="000000" w:themeColor="text1"/>
                <w:sz w:val="24"/>
                <w:szCs w:val="24"/>
              </w:rPr>
            </w:pPr>
            <w:del w:id="62" w:author="nayeem hasan" w:date="2021-02-03T10:57:00Z">
              <w:r w:rsidRPr="00310783" w:rsidDel="003A49E2">
                <w:rPr>
                  <w:rFonts w:ascii="Times New Roman" w:hAnsi="Times New Roman" w:cs="Times New Roman"/>
                  <w:noProof/>
                  <w:color w:val="000000" w:themeColor="text1"/>
                  <w:sz w:val="24"/>
                  <w:szCs w:val="24"/>
                  <w:lang w:val="en-US"/>
                </w:rPr>
                <w:lastRenderedPageBreak/>
                <w:drawing>
                  <wp:inline distT="0" distB="0" distL="0" distR="0" wp14:anchorId="254168CF" wp14:editId="01461B7A">
                    <wp:extent cx="6018530" cy="3600450"/>
                    <wp:effectExtent l="0" t="0" r="127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51145" cy="3619961"/>
                            </a:xfrm>
                            <a:prstGeom prst="rect">
                              <a:avLst/>
                            </a:prstGeom>
                          </pic:spPr>
                        </pic:pic>
                      </a:graphicData>
                    </a:graphic>
                  </wp:inline>
                </w:drawing>
              </w:r>
            </w:del>
            <w:ins w:id="63" w:author="nayeem hasan" w:date="2021-02-03T11:06:00Z">
              <w:r w:rsidR="003A49E2">
                <w:rPr>
                  <w:rFonts w:ascii="Times New Roman" w:hAnsi="Times New Roman" w:cs="Times New Roman"/>
                  <w:noProof/>
                  <w:color w:val="000000" w:themeColor="text1"/>
                  <w:sz w:val="24"/>
                  <w:szCs w:val="24"/>
                </w:rPr>
                <w:drawing>
                  <wp:inline distT="0" distB="0" distL="0" distR="0" wp14:anchorId="294B4F08" wp14:editId="0926A7CF">
                    <wp:extent cx="54864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p>
        </w:tc>
      </w:tr>
      <w:tr w:rsidR="00A61EC8" w:rsidRPr="00B260A7" w14:paraId="329BFCE3" w14:textId="77777777" w:rsidTr="005472BC">
        <w:trPr>
          <w:trHeight w:val="662"/>
        </w:trPr>
        <w:tc>
          <w:tcPr>
            <w:tcW w:w="9345" w:type="dxa"/>
          </w:tcPr>
          <w:p w14:paraId="47544EC5" w14:textId="0CE35039" w:rsidR="00A61EC8" w:rsidRPr="00B260A7" w:rsidRDefault="00A61EC8" w:rsidP="00A61EC8">
            <w:pPr>
              <w:autoSpaceDE w:val="0"/>
              <w:autoSpaceDN w:val="0"/>
              <w:adjustRightInd w:val="0"/>
              <w:spacing w:line="276" w:lineRule="auto"/>
              <w:jc w:val="both"/>
              <w:rPr>
                <w:rFonts w:ascii="Times New Roman" w:hAnsi="Times New Roman" w:cs="Times New Roman"/>
                <w:b/>
                <w:bCs/>
                <w:color w:val="000000" w:themeColor="text1"/>
                <w:sz w:val="24"/>
                <w:szCs w:val="24"/>
                <w:lang w:val="en-US"/>
              </w:rPr>
            </w:pPr>
            <w:r w:rsidRPr="00943B8C">
              <w:rPr>
                <w:rFonts w:ascii="Times New Roman" w:hAnsi="Times New Roman" w:cs="Times New Roman"/>
                <w:b/>
                <w:color w:val="000000" w:themeColor="text1"/>
                <w:sz w:val="24"/>
                <w:szCs w:val="24"/>
                <w:rPrChange w:id="64" w:author="User" w:date="2021-02-02T22:11:00Z">
                  <w:rPr>
                    <w:rFonts w:ascii="Times New Roman" w:hAnsi="Times New Roman" w:cs="Times New Roman"/>
                    <w:color w:val="000000" w:themeColor="text1"/>
                    <w:sz w:val="24"/>
                    <w:szCs w:val="24"/>
                  </w:rPr>
                </w:rPrChange>
              </w:rPr>
              <w:t>Fig 7</w:t>
            </w:r>
            <w:r w:rsidRPr="005472BC">
              <w:rPr>
                <w:rFonts w:ascii="Times New Roman" w:hAnsi="Times New Roman" w:cs="Times New Roman"/>
                <w:b/>
                <w:color w:val="000000" w:themeColor="text1"/>
                <w:sz w:val="24"/>
                <w:szCs w:val="24"/>
              </w:rPr>
              <w:t>:</w:t>
            </w:r>
            <w:r w:rsidRPr="005472BC">
              <w:rPr>
                <w:rFonts w:ascii="Times New Roman" w:hAnsi="Times New Roman" w:cs="Times New Roman"/>
                <w:b/>
                <w:color w:val="000000" w:themeColor="text1"/>
                <w:sz w:val="24"/>
                <w:szCs w:val="24"/>
                <w:lang w:val="en-US"/>
              </w:rPr>
              <w:t xml:space="preserve"> </w:t>
            </w:r>
            <w:r w:rsidRPr="00943B8C">
              <w:rPr>
                <w:rFonts w:ascii="Times New Roman" w:hAnsi="Times New Roman" w:cs="Times New Roman"/>
                <w:color w:val="000000" w:themeColor="text1"/>
                <w:sz w:val="24"/>
                <w:szCs w:val="24"/>
                <w:lang w:val="en-US"/>
                <w:rPrChange w:id="65" w:author="User" w:date="2021-02-02T22:11:00Z">
                  <w:rPr>
                    <w:rFonts w:ascii="Times New Roman" w:hAnsi="Times New Roman" w:cs="Times New Roman"/>
                    <w:b/>
                    <w:color w:val="000000" w:themeColor="text1"/>
                    <w:sz w:val="24"/>
                    <w:szCs w:val="24"/>
                    <w:lang w:val="en-US"/>
                  </w:rPr>
                </w:rPrChange>
              </w:rPr>
              <w:t xml:space="preserve">Distribution of </w:t>
            </w:r>
            <w:r w:rsidRPr="00943B8C">
              <w:rPr>
                <w:rFonts w:ascii="Times New Roman" w:hAnsi="Times New Roman" w:cs="Times New Roman"/>
                <w:bCs/>
                <w:color w:val="000000" w:themeColor="text1"/>
                <w:sz w:val="24"/>
                <w:szCs w:val="24"/>
                <w:lang w:val="en-US"/>
                <w:rPrChange w:id="66" w:author="User" w:date="2021-02-02T22:11:00Z">
                  <w:rPr>
                    <w:rFonts w:ascii="Times New Roman" w:hAnsi="Times New Roman" w:cs="Times New Roman"/>
                    <w:b/>
                    <w:bCs/>
                    <w:color w:val="000000" w:themeColor="text1"/>
                    <w:sz w:val="24"/>
                    <w:szCs w:val="24"/>
                    <w:lang w:val="en-US"/>
                  </w:rPr>
                </w:rPrChange>
              </w:rPr>
              <w:t>Ct values in seven divisions after first</w:t>
            </w:r>
            <w:r w:rsidR="00833E60" w:rsidRPr="00943B8C">
              <w:rPr>
                <w:rFonts w:ascii="Times New Roman" w:hAnsi="Times New Roman" w:cs="Times New Roman"/>
                <w:bCs/>
                <w:color w:val="000000" w:themeColor="text1"/>
                <w:sz w:val="24"/>
                <w:szCs w:val="24"/>
                <w:lang w:val="en-US"/>
                <w:rPrChange w:id="67" w:author="User" w:date="2021-02-02T22:11:00Z">
                  <w:rPr>
                    <w:rFonts w:ascii="Times New Roman" w:hAnsi="Times New Roman" w:cs="Times New Roman"/>
                    <w:b/>
                    <w:bCs/>
                    <w:color w:val="000000" w:themeColor="text1"/>
                    <w:sz w:val="24"/>
                    <w:szCs w:val="24"/>
                    <w:lang w:val="en-US"/>
                  </w:rPr>
                </w:rPrChange>
              </w:rPr>
              <w:t xml:space="preserve"> time</w:t>
            </w:r>
            <w:ins w:id="68" w:author="User" w:date="2021-02-02T22:12:00Z">
              <w:r w:rsidR="00B53EAA">
                <w:rPr>
                  <w:rFonts w:ascii="Times New Roman" w:hAnsi="Times New Roman" w:cs="Times New Roman"/>
                  <w:bCs/>
                  <w:color w:val="000000" w:themeColor="text1"/>
                  <w:sz w:val="24"/>
                  <w:szCs w:val="24"/>
                  <w:lang w:val="en-US"/>
                </w:rPr>
                <w:t>(</w:t>
              </w:r>
              <w:proofErr w:type="spellStart"/>
              <w:r w:rsidR="00B53EAA">
                <w:rPr>
                  <w:rFonts w:ascii="Times New Roman" w:hAnsi="Times New Roman" w:cs="Times New Roman"/>
                  <w:bCs/>
                  <w:color w:val="000000" w:themeColor="text1"/>
                  <w:sz w:val="24"/>
                  <w:szCs w:val="24"/>
                  <w:lang w:val="en-US"/>
                </w:rPr>
                <w:t>Decem</w:t>
              </w:r>
              <w:proofErr w:type="spellEnd"/>
              <w:r w:rsidR="00B53EAA">
                <w:rPr>
                  <w:rFonts w:ascii="Times New Roman" w:hAnsi="Times New Roman" w:cs="Times New Roman"/>
                  <w:bCs/>
                  <w:color w:val="000000" w:themeColor="text1"/>
                  <w:sz w:val="24"/>
                  <w:szCs w:val="24"/>
                  <w:lang w:val="en-US"/>
                </w:rPr>
                <w:t>..)</w:t>
              </w:r>
            </w:ins>
            <w:r w:rsidR="00833E60" w:rsidRPr="00943B8C">
              <w:rPr>
                <w:rFonts w:ascii="Times New Roman" w:hAnsi="Times New Roman" w:cs="Times New Roman"/>
                <w:bCs/>
                <w:color w:val="000000" w:themeColor="text1"/>
                <w:sz w:val="24"/>
                <w:szCs w:val="24"/>
                <w:lang w:val="en-US"/>
                <w:rPrChange w:id="69" w:author="User" w:date="2021-02-02T22:11:00Z">
                  <w:rPr>
                    <w:rFonts w:ascii="Times New Roman" w:hAnsi="Times New Roman" w:cs="Times New Roman"/>
                    <w:b/>
                    <w:bCs/>
                    <w:color w:val="000000" w:themeColor="text1"/>
                    <w:sz w:val="24"/>
                    <w:szCs w:val="24"/>
                    <w:lang w:val="en-US"/>
                  </w:rPr>
                </w:rPrChange>
              </w:rPr>
              <w:t xml:space="preserve"> and second </w:t>
            </w:r>
            <w:proofErr w:type="gramStart"/>
            <w:r w:rsidR="00833E60" w:rsidRPr="00943B8C">
              <w:rPr>
                <w:rFonts w:ascii="Times New Roman" w:hAnsi="Times New Roman" w:cs="Times New Roman"/>
                <w:bCs/>
                <w:color w:val="000000" w:themeColor="text1"/>
                <w:sz w:val="24"/>
                <w:szCs w:val="24"/>
                <w:lang w:val="en-US"/>
                <w:rPrChange w:id="70" w:author="User" w:date="2021-02-02T22:11:00Z">
                  <w:rPr>
                    <w:rFonts w:ascii="Times New Roman" w:hAnsi="Times New Roman" w:cs="Times New Roman"/>
                    <w:b/>
                    <w:bCs/>
                    <w:color w:val="000000" w:themeColor="text1"/>
                    <w:sz w:val="24"/>
                    <w:szCs w:val="24"/>
                    <w:lang w:val="en-US"/>
                  </w:rPr>
                </w:rPrChange>
              </w:rPr>
              <w:t>time</w:t>
            </w:r>
            <w:ins w:id="71" w:author="User" w:date="2021-02-02T22:12:00Z">
              <w:r w:rsidR="00B53EAA">
                <w:rPr>
                  <w:rFonts w:ascii="Times New Roman" w:hAnsi="Times New Roman" w:cs="Times New Roman"/>
                  <w:bCs/>
                  <w:color w:val="000000" w:themeColor="text1"/>
                  <w:sz w:val="24"/>
                  <w:szCs w:val="24"/>
                  <w:lang w:val="en-US"/>
                </w:rPr>
                <w:t>(</w:t>
              </w:r>
              <w:proofErr w:type="gramEnd"/>
              <w:r w:rsidR="00B53EAA">
                <w:rPr>
                  <w:rFonts w:ascii="Times New Roman" w:hAnsi="Times New Roman" w:cs="Times New Roman"/>
                  <w:bCs/>
                  <w:color w:val="000000" w:themeColor="text1"/>
                  <w:sz w:val="24"/>
                  <w:szCs w:val="24"/>
                  <w:lang w:val="en-US"/>
                </w:rPr>
                <w:t>Jan..)</w:t>
              </w:r>
            </w:ins>
            <w:r w:rsidR="00833E60" w:rsidRPr="00943B8C">
              <w:rPr>
                <w:rFonts w:ascii="Times New Roman" w:hAnsi="Times New Roman" w:cs="Times New Roman"/>
                <w:bCs/>
                <w:color w:val="000000" w:themeColor="text1"/>
                <w:sz w:val="24"/>
                <w:szCs w:val="24"/>
                <w:lang w:val="en-US"/>
                <w:rPrChange w:id="72" w:author="User" w:date="2021-02-02T22:11:00Z">
                  <w:rPr>
                    <w:rFonts w:ascii="Times New Roman" w:hAnsi="Times New Roman" w:cs="Times New Roman"/>
                    <w:b/>
                    <w:bCs/>
                    <w:color w:val="000000" w:themeColor="text1"/>
                    <w:sz w:val="24"/>
                    <w:szCs w:val="24"/>
                    <w:lang w:val="en-US"/>
                  </w:rPr>
                </w:rPrChange>
              </w:rPr>
              <w:t xml:space="preserve"> </w:t>
            </w:r>
            <w:r w:rsidRPr="00943B8C">
              <w:rPr>
                <w:rFonts w:ascii="Times New Roman" w:hAnsi="Times New Roman" w:cs="Times New Roman"/>
                <w:bCs/>
                <w:color w:val="000000" w:themeColor="text1"/>
                <w:sz w:val="24"/>
                <w:szCs w:val="24"/>
                <w:lang w:val="en-US"/>
                <w:rPrChange w:id="73" w:author="User" w:date="2021-02-02T22:11:00Z">
                  <w:rPr>
                    <w:rFonts w:ascii="Times New Roman" w:hAnsi="Times New Roman" w:cs="Times New Roman"/>
                    <w:b/>
                    <w:bCs/>
                    <w:color w:val="000000" w:themeColor="text1"/>
                    <w:sz w:val="24"/>
                    <w:szCs w:val="24"/>
                    <w:lang w:val="en-US"/>
                  </w:rPr>
                </w:rPrChange>
              </w:rPr>
              <w:t xml:space="preserve"> sampling in the wastewater </w:t>
            </w:r>
            <w:proofErr w:type="gramStart"/>
            <w:r w:rsidRPr="00943B8C">
              <w:rPr>
                <w:rFonts w:ascii="Times New Roman" w:hAnsi="Times New Roman" w:cs="Times New Roman"/>
                <w:bCs/>
                <w:color w:val="000000" w:themeColor="text1"/>
                <w:sz w:val="24"/>
                <w:szCs w:val="24"/>
                <w:lang w:val="en-US"/>
                <w:rPrChange w:id="74" w:author="User" w:date="2021-02-02T22:11:00Z">
                  <w:rPr>
                    <w:rFonts w:ascii="Times New Roman" w:hAnsi="Times New Roman" w:cs="Times New Roman"/>
                    <w:b/>
                    <w:bCs/>
                    <w:color w:val="000000" w:themeColor="text1"/>
                    <w:sz w:val="24"/>
                    <w:szCs w:val="24"/>
                    <w:lang w:val="en-US"/>
                  </w:rPr>
                </w:rPrChange>
              </w:rPr>
              <w:t>specimens</w:t>
            </w:r>
            <w:ins w:id="75" w:author="User" w:date="2021-02-02T23:08:00Z">
              <w:r w:rsidR="00361D5F">
                <w:rPr>
                  <w:rFonts w:ascii="Times New Roman" w:hAnsi="Times New Roman" w:cs="Times New Roman"/>
                  <w:bCs/>
                  <w:color w:val="000000" w:themeColor="text1"/>
                  <w:sz w:val="24"/>
                  <w:szCs w:val="24"/>
                  <w:lang w:val="en-US"/>
                </w:rPr>
                <w:t>..</w:t>
              </w:r>
              <w:proofErr w:type="gramEnd"/>
              <w:r w:rsidR="00361D5F">
                <w:rPr>
                  <w:rFonts w:ascii="Times New Roman" w:hAnsi="Times New Roman" w:cs="Times New Roman"/>
                  <w:bCs/>
                  <w:color w:val="000000" w:themeColor="text1"/>
                  <w:sz w:val="24"/>
                  <w:szCs w:val="24"/>
                  <w:lang w:val="en-US"/>
                </w:rPr>
                <w:t>CY5..</w:t>
              </w:r>
            </w:ins>
            <w:ins w:id="76" w:author="User" w:date="2021-02-02T23:09:00Z">
              <w:r w:rsidR="00361D5F">
                <w:rPr>
                  <w:rFonts w:ascii="Times New Roman" w:hAnsi="Times New Roman" w:cs="Times New Roman"/>
                  <w:bCs/>
                  <w:color w:val="000000" w:themeColor="text1"/>
                  <w:sz w:val="24"/>
                  <w:szCs w:val="24"/>
                  <w:lang w:val="en-US"/>
                </w:rPr>
                <w:t>IC,ROX-N gene,FAM-ORF1ab</w:t>
              </w:r>
            </w:ins>
          </w:p>
          <w:p w14:paraId="085EA992" w14:textId="77777777" w:rsidR="00A61EC8" w:rsidRPr="00B260A7" w:rsidRDefault="00A61EC8" w:rsidP="00A61EC8">
            <w:pPr>
              <w:spacing w:line="276" w:lineRule="auto"/>
              <w:jc w:val="both"/>
              <w:rPr>
                <w:rFonts w:ascii="Times New Roman" w:hAnsi="Times New Roman" w:cs="Times New Roman"/>
                <w:color w:val="000000" w:themeColor="text1"/>
                <w:sz w:val="24"/>
                <w:szCs w:val="24"/>
              </w:rPr>
            </w:pPr>
          </w:p>
        </w:tc>
      </w:tr>
    </w:tbl>
    <w:p w14:paraId="747A706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721A8209" w14:textId="64265E34" w:rsidR="00937056" w:rsidRPr="00B260A7" w:rsidRDefault="00B53EAA"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ins w:id="77" w:author="User" w:date="2021-02-02T22:12:00Z">
        <w:r>
          <w:rPr>
            <w:rFonts w:ascii="Times New Roman" w:eastAsia="ArialMT" w:hAnsi="Times New Roman" w:cs="Times New Roman"/>
            <w:color w:val="000000" w:themeColor="text1"/>
            <w:sz w:val="24"/>
            <w:szCs w:val="24"/>
            <w:lang w:val="en-US"/>
          </w:rPr>
          <w:t>CT value defi</w:t>
        </w:r>
      </w:ins>
      <w:ins w:id="78" w:author="User" w:date="2021-02-02T22:13:00Z">
        <w:r>
          <w:rPr>
            <w:rFonts w:ascii="Times New Roman" w:eastAsia="ArialMT" w:hAnsi="Times New Roman" w:cs="Times New Roman"/>
            <w:color w:val="000000" w:themeColor="text1"/>
            <w:sz w:val="24"/>
            <w:szCs w:val="24"/>
            <w:lang w:val="en-US"/>
          </w:rPr>
          <w:t>…MS</w:t>
        </w:r>
      </w:ins>
    </w:p>
    <w:p w14:paraId="7706763A" w14:textId="606D7635" w:rsidR="002A5F12" w:rsidRDefault="002A5F12" w:rsidP="002A5F1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Second round sample collection</w:t>
      </w:r>
    </w:p>
    <w:p w14:paraId="5CCBC0FC" w14:textId="77777777" w:rsidR="002A5F12" w:rsidRDefault="002A5F12" w:rsidP="002A5F1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0FB77E36" w14:textId="77777777" w:rsidR="002A5F12" w:rsidRDefault="002A5F12" w:rsidP="002A5F1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0D718F00" w14:textId="77777777" w:rsidR="002A5F12" w:rsidRDefault="002A5F12" w:rsidP="002A5F1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58879B03" w14:textId="77777777" w:rsidR="002A5F12" w:rsidRDefault="002A5F12" w:rsidP="002A5F12">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7DFB80B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486BB09" w14:textId="555AF93D"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After analysis of the second </w:t>
      </w:r>
      <w:r w:rsidR="00310783">
        <w:rPr>
          <w:rFonts w:ascii="Times New Roman" w:eastAsia="ArialMT" w:hAnsi="Times New Roman" w:cs="Times New Roman"/>
          <w:color w:val="000000" w:themeColor="text1"/>
          <w:sz w:val="24"/>
          <w:szCs w:val="24"/>
          <w:lang w:val="en-US"/>
        </w:rPr>
        <w:t xml:space="preserve">sample </w:t>
      </w:r>
      <w:r w:rsidR="00310783" w:rsidRPr="00B260A7">
        <w:rPr>
          <w:rFonts w:ascii="Times New Roman" w:eastAsia="ArialMT" w:hAnsi="Times New Roman" w:cs="Times New Roman"/>
          <w:color w:val="000000" w:themeColor="text1"/>
          <w:sz w:val="24"/>
          <w:szCs w:val="24"/>
          <w:lang w:val="en-US"/>
        </w:rPr>
        <w:t>collection,</w:t>
      </w:r>
      <w:r w:rsidR="00310783">
        <w:rPr>
          <w:rFonts w:ascii="Times New Roman" w:eastAsia="ArialMT" w:hAnsi="Times New Roman" w:cs="Times New Roman"/>
          <w:color w:val="000000" w:themeColor="text1"/>
          <w:sz w:val="24"/>
          <w:szCs w:val="24"/>
          <w:lang w:val="en-US"/>
        </w:rPr>
        <w:t xml:space="preserve"> which completed from 12</w:t>
      </w:r>
      <w:r w:rsidR="00310783" w:rsidRPr="005472BC">
        <w:rPr>
          <w:rFonts w:ascii="Times New Roman" w:eastAsia="ArialMT" w:hAnsi="Times New Roman" w:cs="Times New Roman"/>
          <w:color w:val="000000" w:themeColor="text1"/>
          <w:sz w:val="24"/>
          <w:szCs w:val="24"/>
          <w:vertAlign w:val="superscript"/>
          <w:lang w:val="en-US"/>
        </w:rPr>
        <w:t>th</w:t>
      </w:r>
      <w:r w:rsidR="00310783">
        <w:rPr>
          <w:rFonts w:ascii="Times New Roman" w:eastAsia="ArialMT" w:hAnsi="Times New Roman" w:cs="Times New Roman"/>
          <w:color w:val="000000" w:themeColor="text1"/>
          <w:sz w:val="24"/>
          <w:szCs w:val="24"/>
          <w:lang w:val="en-US"/>
        </w:rPr>
        <w:t xml:space="preserve"> December to 27</w:t>
      </w:r>
      <w:r w:rsidR="00310783" w:rsidRPr="005472BC">
        <w:rPr>
          <w:rFonts w:ascii="Times New Roman" w:eastAsia="ArialMT" w:hAnsi="Times New Roman" w:cs="Times New Roman"/>
          <w:color w:val="000000" w:themeColor="text1"/>
          <w:sz w:val="24"/>
          <w:szCs w:val="24"/>
          <w:vertAlign w:val="superscript"/>
          <w:lang w:val="en-US"/>
        </w:rPr>
        <w:t>th</w:t>
      </w:r>
      <w:r w:rsidR="00310783">
        <w:rPr>
          <w:rFonts w:ascii="Times New Roman" w:eastAsia="ArialMT" w:hAnsi="Times New Roman" w:cs="Times New Roman"/>
          <w:color w:val="000000" w:themeColor="text1"/>
          <w:sz w:val="24"/>
          <w:szCs w:val="24"/>
          <w:lang w:val="en-US"/>
        </w:rPr>
        <w:t xml:space="preserve"> December we found </w:t>
      </w:r>
      <w:r w:rsidRPr="00B260A7">
        <w:rPr>
          <w:rFonts w:ascii="Times New Roman" w:eastAsia="ArialMT" w:hAnsi="Times New Roman" w:cs="Times New Roman"/>
          <w:color w:val="000000" w:themeColor="text1"/>
          <w:sz w:val="24"/>
          <w:szCs w:val="24"/>
          <w:lang w:val="en-US"/>
        </w:rPr>
        <w:t xml:space="preserve">117 specimens were </w:t>
      </w:r>
      <w:proofErr w:type="gramStart"/>
      <w:r w:rsidRPr="00B260A7">
        <w:rPr>
          <w:rFonts w:ascii="Times New Roman" w:eastAsia="ArialMT" w:hAnsi="Times New Roman" w:cs="Times New Roman"/>
          <w:color w:val="000000" w:themeColor="text1"/>
          <w:sz w:val="24"/>
          <w:szCs w:val="24"/>
          <w:lang w:val="en-US"/>
        </w:rPr>
        <w:t>positive(</w:t>
      </w:r>
      <w:proofErr w:type="gramEnd"/>
      <w:r w:rsidRPr="00B260A7">
        <w:rPr>
          <w:rFonts w:ascii="Times New Roman" w:eastAsia="ArialMT" w:hAnsi="Times New Roman" w:cs="Times New Roman"/>
          <w:color w:val="000000" w:themeColor="text1"/>
          <w:sz w:val="24"/>
          <w:szCs w:val="24"/>
          <w:lang w:val="en-US"/>
        </w:rPr>
        <w:t>98%)  while the three genes; ORF1ab, N, IC were found in 12 samples(10%), with N and IC genes in 23 samples(19%), and ORF1ab, IC genes in23 samples(19%) among the total 119 wastewater samples(Table-6).</w:t>
      </w:r>
    </w:p>
    <w:p w14:paraId="2FC2232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5C1C19D" w14:textId="5D80A6B2" w:rsidR="00937056" w:rsidRPr="00B260A7" w:rsidRDefault="00B53EAA"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ins w:id="79" w:author="User" w:date="2021-02-02T22:13:00Z">
        <w:r>
          <w:rPr>
            <w:rFonts w:ascii="Times New Roman" w:eastAsia="ArialMT" w:hAnsi="Times New Roman" w:cs="Times New Roman"/>
            <w:color w:val="000000" w:themeColor="text1"/>
            <w:sz w:val="24"/>
            <w:szCs w:val="24"/>
            <w:lang w:val="en-US"/>
          </w:rPr>
          <w:t xml:space="preserve">Country </w:t>
        </w:r>
      </w:ins>
      <w:ins w:id="80" w:author="User" w:date="2021-02-02T22:14:00Z">
        <w:r>
          <w:rPr>
            <w:rFonts w:ascii="Times New Roman" w:eastAsia="ArialMT" w:hAnsi="Times New Roman" w:cs="Times New Roman"/>
            <w:color w:val="000000" w:themeColor="text1"/>
            <w:sz w:val="24"/>
            <w:szCs w:val="24"/>
            <w:lang w:val="en-US"/>
          </w:rPr>
          <w:t xml:space="preserve">wise </w:t>
        </w:r>
        <w:proofErr w:type="spellStart"/>
        <w:proofErr w:type="gramStart"/>
        <w:r>
          <w:rPr>
            <w:rFonts w:ascii="Times New Roman" w:eastAsia="ArialMT" w:hAnsi="Times New Roman" w:cs="Times New Roman"/>
            <w:color w:val="000000" w:themeColor="text1"/>
            <w:sz w:val="24"/>
            <w:szCs w:val="24"/>
            <w:lang w:val="en-US"/>
          </w:rPr>
          <w:t>comparision</w:t>
        </w:r>
        <w:proofErr w:type="spellEnd"/>
        <w:r>
          <w:rPr>
            <w:rFonts w:ascii="Times New Roman" w:eastAsia="ArialMT" w:hAnsi="Times New Roman" w:cs="Times New Roman"/>
            <w:color w:val="000000" w:themeColor="text1"/>
            <w:sz w:val="24"/>
            <w:szCs w:val="24"/>
            <w:lang w:val="en-US"/>
          </w:rPr>
          <w:t>..</w:t>
        </w:r>
        <w:proofErr w:type="gramEnd"/>
        <w:r>
          <w:rPr>
            <w:rFonts w:ascii="Times New Roman" w:eastAsia="ArialMT" w:hAnsi="Times New Roman" w:cs="Times New Roman"/>
            <w:color w:val="000000" w:themeColor="text1"/>
            <w:sz w:val="24"/>
            <w:szCs w:val="24"/>
            <w:lang w:val="en-US"/>
          </w:rPr>
          <w:t>MS</w:t>
        </w:r>
      </w:ins>
    </w:p>
    <w:p w14:paraId="47B5673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54643E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3A816B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27B3DF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521989E" w14:textId="6B7AEDD1" w:rsidR="00D91AEF" w:rsidRPr="00D91AEF" w:rsidRDefault="00D91AEF" w:rsidP="00D91AEF">
      <w:pPr>
        <w:tabs>
          <w:tab w:val="left" w:pos="3031"/>
        </w:tabs>
        <w:spacing w:line="276" w:lineRule="auto"/>
        <w:rPr>
          <w:ins w:id="81" w:author="User" w:date="2021-02-02T22:41:00Z"/>
          <w:rFonts w:ascii="Times New Roman" w:hAnsi="Times New Roman" w:cs="Times New Roman"/>
          <w:b/>
          <w:bCs/>
          <w:color w:val="000000" w:themeColor="text1"/>
          <w:sz w:val="24"/>
          <w:szCs w:val="24"/>
          <w:lang w:val="en-US"/>
          <w:rPrChange w:id="82" w:author="User" w:date="2021-02-02T22:42:00Z">
            <w:rPr>
              <w:ins w:id="83" w:author="User" w:date="2021-02-02T22:41:00Z"/>
              <w:rFonts w:ascii="Times New Roman" w:hAnsi="Times New Roman" w:cs="Times New Roman"/>
              <w:b/>
              <w:bCs/>
              <w:color w:val="000000" w:themeColor="text1"/>
              <w:sz w:val="24"/>
              <w:szCs w:val="24"/>
            </w:rPr>
          </w:rPrChange>
        </w:rPr>
      </w:pPr>
      <w:ins w:id="84" w:author="User" w:date="2021-02-02T22:41:00Z">
        <w:r w:rsidRPr="00D91AEF">
          <w:rPr>
            <w:rFonts w:ascii="Times New Roman" w:hAnsi="Times New Roman" w:cs="Times New Roman"/>
            <w:b/>
            <w:bCs/>
            <w:color w:val="000000" w:themeColor="text1"/>
            <w:sz w:val="24"/>
            <w:szCs w:val="24"/>
            <w:u w:val="single"/>
            <w:rPrChange w:id="85" w:author="User" w:date="2021-02-02T22:42:00Z">
              <w:rPr>
                <w:rFonts w:ascii="Times New Roman" w:hAnsi="Times New Roman" w:cs="Times New Roman"/>
                <w:b/>
                <w:bCs/>
                <w:color w:val="000000" w:themeColor="text1"/>
                <w:sz w:val="24"/>
                <w:szCs w:val="24"/>
              </w:rPr>
            </w:rPrChange>
          </w:rPr>
          <w:t>Different gene comparison</w:t>
        </w:r>
        <w:r w:rsidRPr="00B260A7">
          <w:rPr>
            <w:rFonts w:ascii="Times New Roman" w:hAnsi="Times New Roman" w:cs="Times New Roman"/>
            <w:b/>
            <w:bCs/>
            <w:color w:val="000000" w:themeColor="text1"/>
            <w:sz w:val="24"/>
            <w:szCs w:val="24"/>
          </w:rPr>
          <w:t xml:space="preserve"> </w:t>
        </w:r>
      </w:ins>
      <w:ins w:id="86" w:author="User" w:date="2021-02-02T22:42:00Z">
        <w:r>
          <w:rPr>
            <w:rFonts w:ascii="Times New Roman" w:hAnsi="Times New Roman" w:cs="Times New Roman"/>
            <w:b/>
            <w:bCs/>
            <w:color w:val="000000" w:themeColor="text1"/>
            <w:sz w:val="24"/>
            <w:szCs w:val="24"/>
          </w:rPr>
          <w:t>–</w:t>
        </w:r>
      </w:ins>
      <w:ins w:id="87" w:author="User" w:date="2021-02-02T22:41:00Z">
        <w:r w:rsidRPr="00B260A7">
          <w:rPr>
            <w:rFonts w:ascii="Times New Roman" w:hAnsi="Times New Roman" w:cs="Times New Roman"/>
            <w:b/>
            <w:bCs/>
            <w:color w:val="000000" w:themeColor="text1"/>
            <w:sz w:val="24"/>
            <w:szCs w:val="24"/>
          </w:rPr>
          <w:t xml:space="preserve"> </w:t>
        </w:r>
      </w:ins>
      <w:ins w:id="88" w:author="User" w:date="2021-02-02T22:42:00Z">
        <w:r>
          <w:rPr>
            <w:rFonts w:ascii="Times New Roman" w:hAnsi="Times New Roman" w:cs="Times New Roman"/>
            <w:b/>
            <w:bCs/>
            <w:color w:val="000000" w:themeColor="text1"/>
            <w:sz w:val="24"/>
            <w:szCs w:val="24"/>
            <w:lang w:val="en-US"/>
          </w:rPr>
          <w:t>Comparative analysis of gene expression</w:t>
        </w:r>
      </w:ins>
    </w:p>
    <w:p w14:paraId="74E89700" w14:textId="77777777" w:rsidR="00D91AEF" w:rsidRDefault="00D91AEF" w:rsidP="00D91AEF">
      <w:pPr>
        <w:tabs>
          <w:tab w:val="left" w:pos="3031"/>
        </w:tabs>
        <w:spacing w:line="276" w:lineRule="auto"/>
        <w:rPr>
          <w:ins w:id="89" w:author="User" w:date="2021-02-02T22:41:00Z"/>
          <w:rFonts w:ascii="Times New Roman" w:hAnsi="Times New Roman" w:cs="Times New Roman"/>
          <w:color w:val="000000" w:themeColor="text1"/>
          <w:sz w:val="24"/>
          <w:szCs w:val="24"/>
          <w:lang w:val="en-US"/>
        </w:rPr>
      </w:pPr>
      <w:ins w:id="90" w:author="User" w:date="2021-02-02T22:41:00Z">
        <w:r w:rsidRPr="00B260A7">
          <w:rPr>
            <w:rFonts w:ascii="Times New Roman" w:hAnsi="Times New Roman" w:cs="Times New Roman"/>
            <w:color w:val="000000" w:themeColor="text1"/>
            <w:sz w:val="24"/>
            <w:szCs w:val="24"/>
          </w:rPr>
          <w:lastRenderedPageBreak/>
          <w:t xml:space="preserve">Compared to the two sampling phases, the Cy5 gene in the first stage was more common, while the Cy5 gene was more common in some districts in the second process. The proportion of Cy5 genes in the first sampling in Dhaka City was nevertheless greater. </w:t>
        </w:r>
        <w:r w:rsidRPr="00B260A7">
          <w:rPr>
            <w:rFonts w:ascii="Times New Roman" w:hAnsi="Times New Roman" w:cs="Times New Roman"/>
            <w:color w:val="000000" w:themeColor="text1"/>
            <w:sz w:val="24"/>
            <w:szCs w:val="24"/>
            <w:lang w:val="en-US"/>
          </w:rPr>
          <w:t xml:space="preserve">The second large scenario is seen in </w:t>
        </w:r>
        <w:proofErr w:type="spellStart"/>
        <w:r w:rsidRPr="00B260A7">
          <w:rPr>
            <w:rFonts w:ascii="Times New Roman" w:hAnsi="Times New Roman" w:cs="Times New Roman"/>
            <w:color w:val="000000" w:themeColor="text1"/>
            <w:sz w:val="24"/>
            <w:szCs w:val="24"/>
            <w:lang w:val="en-US"/>
          </w:rPr>
          <w:t>Barishal</w:t>
        </w:r>
        <w:proofErr w:type="spellEnd"/>
        <w:r w:rsidRPr="00B260A7">
          <w:rPr>
            <w:rFonts w:ascii="Times New Roman" w:hAnsi="Times New Roman" w:cs="Times New Roman"/>
            <w:color w:val="000000" w:themeColor="text1"/>
            <w:sz w:val="24"/>
            <w:szCs w:val="24"/>
            <w:lang w:val="en-US"/>
          </w:rPr>
          <w:t>.</w:t>
        </w:r>
      </w:ins>
    </w:p>
    <w:p w14:paraId="19F5BE48" w14:textId="77777777" w:rsidR="00D91AEF" w:rsidRPr="00B260A7" w:rsidRDefault="00D91AEF" w:rsidP="00D91AEF">
      <w:pPr>
        <w:tabs>
          <w:tab w:val="left" w:pos="3031"/>
        </w:tabs>
        <w:spacing w:line="276" w:lineRule="auto"/>
        <w:rPr>
          <w:ins w:id="91" w:author="User" w:date="2021-02-02T22:41:00Z"/>
          <w:rFonts w:ascii="Times New Roman" w:hAnsi="Times New Roman" w:cs="Times New Roman"/>
          <w:color w:val="000000" w:themeColor="text1"/>
          <w:sz w:val="24"/>
          <w:szCs w:val="24"/>
        </w:rPr>
      </w:pPr>
      <w:ins w:id="92" w:author="User" w:date="2021-02-02T22:41:00Z">
        <w:r w:rsidRPr="00E95597">
          <w:rPr>
            <w:rFonts w:ascii="Times New Roman" w:hAnsi="Times New Roman" w:cs="Times New Roman"/>
            <w:noProof/>
            <w:color w:val="000000" w:themeColor="text1"/>
            <w:sz w:val="24"/>
            <w:szCs w:val="24"/>
            <w:lang w:val="en-US"/>
          </w:rPr>
          <w:drawing>
            <wp:inline distT="0" distB="0" distL="0" distR="0" wp14:anchorId="4BCE412F" wp14:editId="42A7874F">
              <wp:extent cx="5764443" cy="2681719"/>
              <wp:effectExtent l="0" t="0" r="8255" b="444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4443" cy="2681719"/>
                      </a:xfrm>
                      <a:prstGeom prst="rect">
                        <a:avLst/>
                      </a:prstGeom>
                    </pic:spPr>
                  </pic:pic>
                </a:graphicData>
              </a:graphic>
            </wp:inline>
          </w:drawing>
        </w:r>
        <w:r w:rsidRPr="00B260A7">
          <w:rPr>
            <w:rFonts w:ascii="Times New Roman" w:hAnsi="Times New Roman" w:cs="Times New Roman"/>
            <w:color w:val="000000" w:themeColor="text1"/>
            <w:sz w:val="24"/>
            <w:szCs w:val="24"/>
          </w:rPr>
          <w:tab/>
        </w:r>
      </w:ins>
    </w:p>
    <w:p w14:paraId="03919D90" w14:textId="77777777" w:rsidR="00D91AEF" w:rsidRPr="00B260A7" w:rsidRDefault="00D91AEF" w:rsidP="00D91AEF">
      <w:pPr>
        <w:keepNext/>
        <w:tabs>
          <w:tab w:val="left" w:pos="3031"/>
        </w:tabs>
        <w:spacing w:line="276" w:lineRule="auto"/>
        <w:rPr>
          <w:ins w:id="93" w:author="User" w:date="2021-02-02T22:41:00Z"/>
          <w:rFonts w:ascii="Times New Roman" w:hAnsi="Times New Roman" w:cs="Times New Roman"/>
          <w:color w:val="000000" w:themeColor="text1"/>
          <w:sz w:val="24"/>
          <w:szCs w:val="24"/>
        </w:rPr>
      </w:pPr>
    </w:p>
    <w:p w14:paraId="5E125FE1" w14:textId="476022B6" w:rsidR="00477267" w:rsidRDefault="00D91AEF" w:rsidP="00D91AEF">
      <w:pPr>
        <w:keepNext/>
        <w:tabs>
          <w:tab w:val="left" w:pos="3031"/>
        </w:tabs>
        <w:spacing w:line="276" w:lineRule="auto"/>
        <w:rPr>
          <w:ins w:id="94" w:author="User" w:date="2021-02-02T22:45:00Z"/>
          <w:lang w:val="en-US"/>
        </w:rPr>
      </w:pPr>
      <w:ins w:id="95" w:author="User" w:date="2021-02-02T22:41:00Z">
        <w:r w:rsidRPr="00477267">
          <w:rPr>
            <w:rFonts w:ascii="Times New Roman" w:hAnsi="Times New Roman" w:cs="Times New Roman"/>
            <w:iCs/>
            <w:color w:val="000000" w:themeColor="text1"/>
            <w:sz w:val="24"/>
            <w:szCs w:val="24"/>
            <w:lang w:val="en-US"/>
            <w:rPrChange w:id="96" w:author="User" w:date="2021-02-02T22:44:00Z">
              <w:rPr>
                <w:rFonts w:ascii="Times New Roman" w:hAnsi="Times New Roman" w:cs="Times New Roman"/>
                <w:i/>
                <w:iCs/>
                <w:color w:val="000000" w:themeColor="text1"/>
                <w:sz w:val="24"/>
                <w:szCs w:val="24"/>
                <w:lang w:val="en-US"/>
              </w:rPr>
            </w:rPrChange>
          </w:rPr>
          <w:t>F</w:t>
        </w:r>
        <w:r w:rsidRPr="00477267">
          <w:t xml:space="preserve">ig-17: </w:t>
        </w:r>
      </w:ins>
      <w:ins w:id="97" w:author="User" w:date="2021-02-02T22:44:00Z">
        <w:r w:rsidR="00477267">
          <w:rPr>
            <w:lang w:val="en-US"/>
          </w:rPr>
          <w:t>Dhaka has noticeable higher number of gene count</w:t>
        </w:r>
      </w:ins>
      <w:ins w:id="98" w:author="User" w:date="2021-02-02T22:45:00Z">
        <w:r w:rsidR="00477267">
          <w:rPr>
            <w:lang w:val="en-US"/>
          </w:rPr>
          <w:t>…(ORF1</w:t>
        </w:r>
        <w:proofErr w:type="gramStart"/>
        <w:r w:rsidR="00477267">
          <w:rPr>
            <w:lang w:val="en-US"/>
          </w:rPr>
          <w:t>ab,N</w:t>
        </w:r>
        <w:proofErr w:type="gramEnd"/>
        <w:r w:rsidR="00477267">
          <w:rPr>
            <w:lang w:val="en-US"/>
          </w:rPr>
          <w:t>,IC)</w:t>
        </w:r>
      </w:ins>
    </w:p>
    <w:p w14:paraId="045642C8" w14:textId="01F51794" w:rsidR="00D91AEF" w:rsidRPr="00477267" w:rsidRDefault="00D91AEF" w:rsidP="00D91AEF">
      <w:pPr>
        <w:keepNext/>
        <w:tabs>
          <w:tab w:val="left" w:pos="3031"/>
        </w:tabs>
        <w:spacing w:line="276" w:lineRule="auto"/>
        <w:rPr>
          <w:ins w:id="99" w:author="User" w:date="2021-02-02T22:41:00Z"/>
        </w:rPr>
      </w:pPr>
      <w:ins w:id="100" w:author="User" w:date="2021-02-02T22:41:00Z">
        <w:r w:rsidRPr="00477267">
          <w:t>District vs Cy5,ROX, FAM gene confirmed the ratio</w:t>
        </w:r>
      </w:ins>
    </w:p>
    <w:p w14:paraId="7C4C9F3C" w14:textId="77777777" w:rsidR="00D91AEF" w:rsidRPr="00B260A7" w:rsidRDefault="00D91AEF" w:rsidP="00D91AEF">
      <w:pPr>
        <w:spacing w:line="276" w:lineRule="auto"/>
        <w:rPr>
          <w:ins w:id="101" w:author="User" w:date="2021-02-02T22:41:00Z"/>
          <w:rFonts w:ascii="Times New Roman" w:hAnsi="Times New Roman" w:cs="Times New Roman"/>
          <w:color w:val="000000" w:themeColor="text1"/>
          <w:sz w:val="24"/>
          <w:szCs w:val="24"/>
          <w:lang w:val="en-US" w:bidi="bn-BD"/>
        </w:rPr>
      </w:pPr>
      <w:ins w:id="102" w:author="User" w:date="2021-02-02T22:41:00Z">
        <w:r w:rsidRPr="00B260A7">
          <w:rPr>
            <w:rFonts w:ascii="Times New Roman" w:hAnsi="Times New Roman" w:cs="Times New Roman"/>
            <w:color w:val="000000" w:themeColor="text1"/>
            <w:sz w:val="24"/>
            <w:szCs w:val="24"/>
          </w:rPr>
          <w:t>The situation for the FAM gene is a little like the Cy5 gene. In this situation, the share of FAM in the Dhaka section tends to be higher than in other districts. The FAM gene covered 11 positions out of 12 in Dhaka City as a positive ratio.</w:t>
        </w:r>
        <w:r w:rsidRPr="00B260A7">
          <w:rPr>
            <w:rFonts w:ascii="Times New Roman" w:hAnsi="Times New Roman" w:cs="Times New Roman"/>
            <w:color w:val="000000" w:themeColor="text1"/>
            <w:sz w:val="24"/>
            <w:szCs w:val="24"/>
            <w:lang w:val="en-US"/>
          </w:rPr>
          <w:t xml:space="preserve"> </w:t>
        </w:r>
        <w:r w:rsidRPr="00B260A7">
          <w:rPr>
            <w:rFonts w:ascii="Times New Roman" w:hAnsi="Times New Roman" w:cs="Times New Roman"/>
            <w:color w:val="000000" w:themeColor="text1"/>
            <w:sz w:val="24"/>
            <w:szCs w:val="24"/>
          </w:rPr>
          <w:t>Other districts have been averaged in the interim.</w:t>
        </w:r>
      </w:ins>
    </w:p>
    <w:p w14:paraId="2285C3EC" w14:textId="77777777" w:rsidR="00D91AEF" w:rsidRPr="00B260A7" w:rsidRDefault="00D91AEF" w:rsidP="00D91AEF">
      <w:pPr>
        <w:pStyle w:val="Caption"/>
        <w:spacing w:line="276" w:lineRule="auto"/>
        <w:rPr>
          <w:ins w:id="103" w:author="User" w:date="2021-02-02T22:41:00Z"/>
          <w:rFonts w:ascii="Times New Roman" w:hAnsi="Times New Roman" w:cs="Times New Roman"/>
          <w:i w:val="0"/>
          <w:iCs w:val="0"/>
          <w:color w:val="000000" w:themeColor="text1"/>
          <w:sz w:val="24"/>
          <w:szCs w:val="24"/>
        </w:rPr>
      </w:pPr>
    </w:p>
    <w:p w14:paraId="00BA09C8" w14:textId="77777777" w:rsidR="00D91AEF" w:rsidRPr="00B260A7" w:rsidRDefault="00D91AEF" w:rsidP="00D91AEF">
      <w:pPr>
        <w:pStyle w:val="Caption"/>
        <w:spacing w:line="276" w:lineRule="auto"/>
        <w:rPr>
          <w:ins w:id="104" w:author="User" w:date="2021-02-02T22:41:00Z"/>
          <w:rFonts w:ascii="Times New Roman" w:hAnsi="Times New Roman" w:cs="Times New Roman"/>
          <w:i w:val="0"/>
          <w:iCs w:val="0"/>
          <w:color w:val="000000" w:themeColor="text1"/>
          <w:sz w:val="24"/>
          <w:szCs w:val="24"/>
        </w:rPr>
      </w:pPr>
    </w:p>
    <w:p w14:paraId="7C15F759" w14:textId="77777777" w:rsidR="00D91AEF" w:rsidRPr="00B260A7" w:rsidRDefault="00D91AEF" w:rsidP="00D91AEF">
      <w:pPr>
        <w:spacing w:line="276" w:lineRule="auto"/>
        <w:rPr>
          <w:ins w:id="105" w:author="User" w:date="2021-02-02T22:41:00Z"/>
          <w:rFonts w:ascii="Times New Roman" w:hAnsi="Times New Roman" w:cs="Times New Roman"/>
          <w:color w:val="000000" w:themeColor="text1"/>
          <w:sz w:val="24"/>
          <w:szCs w:val="24"/>
          <w:lang w:val="en-US" w:bidi="bn-BD"/>
        </w:rPr>
      </w:pPr>
      <w:ins w:id="106" w:author="User" w:date="2021-02-02T22:41:00Z">
        <w:r w:rsidRPr="00B260A7">
          <w:rPr>
            <w:rFonts w:ascii="Times New Roman" w:hAnsi="Times New Roman" w:cs="Times New Roman"/>
            <w:color w:val="000000" w:themeColor="text1"/>
            <w:sz w:val="24"/>
            <w:szCs w:val="24"/>
            <w:lang w:val="en-US" w:bidi="bn-BD"/>
          </w:rPr>
          <w:t xml:space="preserve">Here, in the </w:t>
        </w:r>
        <w:proofErr w:type="spellStart"/>
        <w:r w:rsidRPr="00B260A7">
          <w:rPr>
            <w:rFonts w:ascii="Times New Roman" w:hAnsi="Times New Roman" w:cs="Times New Roman"/>
            <w:color w:val="000000" w:themeColor="text1"/>
            <w:sz w:val="24"/>
            <w:szCs w:val="24"/>
            <w:lang w:val="en-US" w:bidi="bn-BD"/>
          </w:rPr>
          <w:t>Rox</w:t>
        </w:r>
        <w:proofErr w:type="spellEnd"/>
        <w:r w:rsidRPr="00B260A7">
          <w:rPr>
            <w:rFonts w:ascii="Times New Roman" w:hAnsi="Times New Roman" w:cs="Times New Roman"/>
            <w:color w:val="000000" w:themeColor="text1"/>
            <w:sz w:val="24"/>
            <w:szCs w:val="24"/>
            <w:lang w:val="en-US" w:bidi="bn-BD"/>
          </w:rPr>
          <w:t xml:space="preserve"> gene, the position of two additional genes is almost insensitive. However, in the second stage of Mymensingh, the proportion of </w:t>
        </w:r>
        <w:proofErr w:type="spellStart"/>
        <w:r w:rsidRPr="00B260A7">
          <w:rPr>
            <w:rFonts w:ascii="Times New Roman" w:hAnsi="Times New Roman" w:cs="Times New Roman"/>
            <w:color w:val="000000" w:themeColor="text1"/>
            <w:sz w:val="24"/>
            <w:szCs w:val="24"/>
            <w:lang w:val="en-US" w:bidi="bn-BD"/>
          </w:rPr>
          <w:t>Rox</w:t>
        </w:r>
        <w:proofErr w:type="spellEnd"/>
        <w:r w:rsidRPr="00B260A7">
          <w:rPr>
            <w:rFonts w:ascii="Times New Roman" w:hAnsi="Times New Roman" w:cs="Times New Roman"/>
            <w:color w:val="000000" w:themeColor="text1"/>
            <w:sz w:val="24"/>
            <w:szCs w:val="24"/>
            <w:lang w:val="en-US" w:bidi="bn-BD"/>
          </w:rPr>
          <w:t xml:space="preserve"> in the second component is relatively higher. </w:t>
        </w:r>
        <w:proofErr w:type="spellStart"/>
        <w:r w:rsidRPr="00B260A7">
          <w:rPr>
            <w:rFonts w:ascii="Times New Roman" w:hAnsi="Times New Roman" w:cs="Times New Roman"/>
            <w:color w:val="000000" w:themeColor="text1"/>
            <w:sz w:val="24"/>
            <w:szCs w:val="24"/>
            <w:lang w:val="en-US" w:bidi="bn-BD"/>
          </w:rPr>
          <w:t>Rox</w:t>
        </w:r>
        <w:proofErr w:type="spellEnd"/>
        <w:r w:rsidRPr="00B260A7">
          <w:rPr>
            <w:rFonts w:ascii="Times New Roman" w:hAnsi="Times New Roman" w:cs="Times New Roman"/>
            <w:color w:val="000000" w:themeColor="text1"/>
            <w:sz w:val="24"/>
            <w:szCs w:val="24"/>
            <w:lang w:val="en-US" w:bidi="bn-BD"/>
          </w:rPr>
          <w:t xml:space="preserve"> was confirmed in 16 places out of 18 samples, on the other hand.</w:t>
        </w:r>
      </w:ins>
    </w:p>
    <w:p w14:paraId="71BF0C4A" w14:textId="77777777" w:rsidR="00D91AEF" w:rsidRPr="00B260A7" w:rsidRDefault="00D91AEF" w:rsidP="00D91AEF">
      <w:pPr>
        <w:tabs>
          <w:tab w:val="left" w:pos="3031"/>
        </w:tabs>
        <w:spacing w:line="276" w:lineRule="auto"/>
        <w:jc w:val="both"/>
        <w:rPr>
          <w:ins w:id="107" w:author="User" w:date="2021-02-02T22:41:00Z"/>
          <w:rFonts w:ascii="Times New Roman" w:hAnsi="Times New Roman" w:cs="Times New Roman"/>
          <w:color w:val="000000" w:themeColor="text1"/>
          <w:sz w:val="24"/>
          <w:szCs w:val="24"/>
        </w:rPr>
      </w:pPr>
    </w:p>
    <w:p w14:paraId="49475B1C" w14:textId="77777777" w:rsidR="00D91AEF" w:rsidRPr="00B260A7" w:rsidRDefault="00D91AEF" w:rsidP="00D91AEF">
      <w:pPr>
        <w:tabs>
          <w:tab w:val="left" w:pos="8305"/>
        </w:tabs>
        <w:spacing w:line="276" w:lineRule="auto"/>
        <w:rPr>
          <w:ins w:id="108" w:author="User" w:date="2021-02-02T22:41:00Z"/>
          <w:rFonts w:ascii="Times New Roman" w:hAnsi="Times New Roman" w:cs="Times New Roman"/>
          <w:noProof/>
          <w:color w:val="000000" w:themeColor="text1"/>
          <w:sz w:val="24"/>
          <w:szCs w:val="24"/>
        </w:rPr>
      </w:pPr>
      <w:ins w:id="109" w:author="User" w:date="2021-02-02T22:41:00Z">
        <w:r w:rsidRPr="00B260A7">
          <w:rPr>
            <w:rFonts w:ascii="Times New Roman" w:hAnsi="Times New Roman" w:cs="Times New Roman"/>
            <w:color w:val="000000" w:themeColor="text1"/>
            <w:sz w:val="24"/>
            <w:szCs w:val="24"/>
          </w:rPr>
          <w:lastRenderedPageBreak/>
          <w:tab/>
        </w:r>
        <w:r w:rsidRPr="00B260A7">
          <w:rPr>
            <w:rFonts w:ascii="Times New Roman" w:hAnsi="Times New Roman" w:cs="Times New Roman"/>
            <w:noProof/>
            <w:color w:val="000000" w:themeColor="text1"/>
            <w:sz w:val="24"/>
            <w:szCs w:val="24"/>
            <w:lang w:val="en-US"/>
          </w:rPr>
          <w:drawing>
            <wp:inline distT="0" distB="0" distL="0" distR="0" wp14:anchorId="2FFEB65F" wp14:editId="59A717BA">
              <wp:extent cx="6592186" cy="5103628"/>
              <wp:effectExtent l="0" t="0" r="18415" b="1905"/>
              <wp:docPr id="18" name="Chart 16">
                <a:extLst xmlns:a="http://schemas.openxmlformats.org/drawingml/2006/main">
                  <a:ext uri="{FF2B5EF4-FFF2-40B4-BE49-F238E27FC236}">
                    <a16:creationId xmlns:a16="http://schemas.microsoft.com/office/drawing/2014/main" id="{326C11B1-26AA-4250-94F3-86EF8186988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326C11B1-26AA-4250-94F3-86EF81869886}"/>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6591935" cy="5103495"/>
                      </a:xfrm>
                      <a:prstGeom prst="rect">
                        <a:avLst/>
                      </a:prstGeom>
                    </pic:spPr>
                  </pic:pic>
                </a:graphicData>
              </a:graphic>
            </wp:inline>
          </w:drawing>
        </w:r>
      </w:ins>
    </w:p>
    <w:p w14:paraId="517F0E1F" w14:textId="04211B8F" w:rsidR="00D91AEF" w:rsidRPr="00B260A7" w:rsidRDefault="00D91AEF" w:rsidP="00D91AEF">
      <w:pPr>
        <w:spacing w:line="276" w:lineRule="auto"/>
        <w:rPr>
          <w:ins w:id="110" w:author="User" w:date="2021-02-02T22:41:00Z"/>
          <w:rFonts w:ascii="Times New Roman" w:hAnsi="Times New Roman" w:cs="Times New Roman"/>
          <w:color w:val="000000" w:themeColor="text1"/>
          <w:sz w:val="24"/>
          <w:szCs w:val="24"/>
          <w:lang w:val="en-US"/>
        </w:rPr>
      </w:pPr>
      <w:ins w:id="111" w:author="User" w:date="2021-02-02T22:41:00Z">
        <w:r w:rsidRPr="00B260A7">
          <w:rPr>
            <w:rFonts w:ascii="Times New Roman" w:hAnsi="Times New Roman" w:cs="Times New Roman"/>
            <w:color w:val="000000" w:themeColor="text1"/>
            <w:sz w:val="24"/>
            <w:szCs w:val="24"/>
            <w:lang w:val="en-US"/>
          </w:rPr>
          <w:t xml:space="preserve">Fig-19: Gene correlation with </w:t>
        </w:r>
        <w:proofErr w:type="gramStart"/>
        <w:r w:rsidRPr="00B260A7">
          <w:rPr>
            <w:rFonts w:ascii="Times New Roman" w:hAnsi="Times New Roman" w:cs="Times New Roman"/>
            <w:color w:val="000000" w:themeColor="text1"/>
            <w:sz w:val="24"/>
            <w:szCs w:val="24"/>
            <w:lang w:val="en-US"/>
          </w:rPr>
          <w:t>temperature</w:t>
        </w:r>
      </w:ins>
      <w:ins w:id="112" w:author="User" w:date="2021-02-02T22:46:00Z">
        <w:r w:rsidR="00477267">
          <w:rPr>
            <w:rFonts w:ascii="Times New Roman" w:hAnsi="Times New Roman" w:cs="Times New Roman"/>
            <w:color w:val="000000" w:themeColor="text1"/>
            <w:sz w:val="24"/>
            <w:szCs w:val="24"/>
            <w:lang w:val="en-US"/>
          </w:rPr>
          <w:t>..</w:t>
        </w:r>
        <w:proofErr w:type="gramEnd"/>
        <w:r w:rsidR="00477267">
          <w:rPr>
            <w:rFonts w:ascii="Times New Roman" w:hAnsi="Times New Roman" w:cs="Times New Roman"/>
            <w:color w:val="000000" w:themeColor="text1"/>
            <w:sz w:val="24"/>
            <w:szCs w:val="24"/>
            <w:lang w:val="en-US"/>
          </w:rPr>
          <w:t>(</w:t>
        </w:r>
      </w:ins>
      <w:ins w:id="113" w:author="User" w:date="2021-02-02T22:47:00Z">
        <w:r w:rsidR="00477267">
          <w:rPr>
            <w:rFonts w:ascii="Times New Roman" w:hAnsi="Times New Roman" w:cs="Times New Roman"/>
            <w:color w:val="000000" w:themeColor="text1"/>
            <w:sz w:val="24"/>
            <w:szCs w:val="24"/>
            <w:lang w:val="en-US"/>
          </w:rPr>
          <w:t xml:space="preserve">Scatter plot with line diagram.) </w:t>
        </w:r>
      </w:ins>
    </w:p>
    <w:p w14:paraId="124DAA02" w14:textId="77777777" w:rsidR="00D91AEF" w:rsidRPr="00B260A7" w:rsidRDefault="00D91AEF" w:rsidP="00D91AEF">
      <w:pPr>
        <w:spacing w:line="276" w:lineRule="auto"/>
        <w:rPr>
          <w:ins w:id="114" w:author="User" w:date="2021-02-02T22:41:00Z"/>
          <w:rFonts w:ascii="Times New Roman" w:hAnsi="Times New Roman" w:cs="Times New Roman"/>
          <w:color w:val="000000" w:themeColor="text1"/>
          <w:sz w:val="24"/>
          <w:szCs w:val="24"/>
        </w:rPr>
      </w:pPr>
      <w:ins w:id="115" w:author="User" w:date="2021-02-02T22:41:00Z">
        <w:r w:rsidRPr="00B260A7">
          <w:rPr>
            <w:rFonts w:ascii="Times New Roman" w:hAnsi="Times New Roman" w:cs="Times New Roman"/>
            <w:color w:val="000000" w:themeColor="text1"/>
            <w:sz w:val="24"/>
            <w:szCs w:val="24"/>
          </w:rPr>
          <w:t>Here gene participation is between 27.4 and 31 degrees celsius in the warm temperature. With three genes combined between 27.4 and 29.2 grades Celsius, 26 samples are positive. Meanwhile, with 29,2 to 31 degrees Celsius 40 samples were confirmed.</w:t>
        </w:r>
      </w:ins>
    </w:p>
    <w:p w14:paraId="487FD409" w14:textId="77777777" w:rsidR="00D91AEF" w:rsidRPr="00B260A7" w:rsidRDefault="00D91AEF" w:rsidP="00D91AEF">
      <w:pPr>
        <w:spacing w:line="276" w:lineRule="auto"/>
        <w:rPr>
          <w:ins w:id="116" w:author="User" w:date="2021-02-02T22:41:00Z"/>
          <w:rFonts w:ascii="Times New Roman" w:hAnsi="Times New Roman" w:cs="Times New Roman"/>
          <w:noProof/>
          <w:color w:val="000000" w:themeColor="text1"/>
          <w:sz w:val="24"/>
          <w:szCs w:val="24"/>
        </w:rPr>
      </w:pPr>
    </w:p>
    <w:p w14:paraId="6AF637C8" w14:textId="77777777" w:rsidR="00D91AEF" w:rsidRPr="00B260A7" w:rsidRDefault="00D91AEF" w:rsidP="00D91AEF">
      <w:pPr>
        <w:spacing w:line="276" w:lineRule="auto"/>
        <w:jc w:val="center"/>
        <w:rPr>
          <w:ins w:id="117" w:author="User" w:date="2021-02-02T22:41:00Z"/>
          <w:rFonts w:ascii="Times New Roman" w:hAnsi="Times New Roman" w:cs="Times New Roman"/>
          <w:color w:val="000000" w:themeColor="text1"/>
          <w:sz w:val="24"/>
          <w:szCs w:val="24"/>
        </w:rPr>
      </w:pPr>
      <w:ins w:id="118" w:author="User" w:date="2021-02-02T22:41:00Z">
        <w:r w:rsidRPr="00B260A7">
          <w:rPr>
            <w:rFonts w:ascii="Times New Roman" w:hAnsi="Times New Roman" w:cs="Times New Roman"/>
            <w:noProof/>
            <w:color w:val="000000" w:themeColor="text1"/>
            <w:sz w:val="24"/>
            <w:szCs w:val="24"/>
            <w:lang w:val="en-US"/>
          </w:rPr>
          <w:lastRenderedPageBreak/>
          <w:drawing>
            <wp:inline distT="0" distB="0" distL="0" distR="0" wp14:anchorId="7A4623C4" wp14:editId="6FD7174D">
              <wp:extent cx="5900701" cy="5699051"/>
              <wp:effectExtent l="0" t="0" r="5080" b="16510"/>
              <wp:docPr id="19" name="Chart 17" descr="Chart type: Histogram. Frequency of 'ph'&#10;&#10;Description automatically generated">
                <a:extLst xmlns:a="http://schemas.openxmlformats.org/drawingml/2006/main">
                  <a:ext uri="{FF2B5EF4-FFF2-40B4-BE49-F238E27FC236}">
                    <a16:creationId xmlns:a16="http://schemas.microsoft.com/office/drawing/2014/main" id="{5DB2F494-A15A-4F38-A7D0-03BEDCFD9B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descr="Chart type: Histogram. Frequency of 'ph'&#10;&#10;Description automatically generated">
                        <a:extLst>
                          <a:ext uri="{FF2B5EF4-FFF2-40B4-BE49-F238E27FC236}">
                            <a16:creationId xmlns:a16="http://schemas.microsoft.com/office/drawing/2014/main" id="{5DB2F494-A15A-4F38-A7D0-03BEDCFD9B00}"/>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5900420" cy="5698490"/>
                      </a:xfrm>
                      <a:prstGeom prst="rect">
                        <a:avLst/>
                      </a:prstGeom>
                    </pic:spPr>
                  </pic:pic>
                </a:graphicData>
              </a:graphic>
            </wp:inline>
          </w:drawing>
        </w:r>
      </w:ins>
    </w:p>
    <w:p w14:paraId="02C6DDAF" w14:textId="34D13CFB" w:rsidR="00D91AEF" w:rsidRPr="00477267" w:rsidRDefault="00D91AEF" w:rsidP="00D91AEF">
      <w:pPr>
        <w:spacing w:line="276" w:lineRule="auto"/>
        <w:rPr>
          <w:ins w:id="119" w:author="User" w:date="2021-02-02T22:41:00Z"/>
          <w:rFonts w:ascii="Times New Roman" w:hAnsi="Times New Roman" w:cs="Times New Roman"/>
          <w:color w:val="000000" w:themeColor="text1"/>
          <w:sz w:val="24"/>
          <w:szCs w:val="24"/>
          <w:lang w:val="en-US"/>
          <w:rPrChange w:id="120" w:author="User" w:date="2021-02-02T22:48:00Z">
            <w:rPr>
              <w:ins w:id="121" w:author="User" w:date="2021-02-02T22:41:00Z"/>
              <w:rFonts w:ascii="Times New Roman" w:hAnsi="Times New Roman" w:cs="Times New Roman"/>
              <w:color w:val="000000" w:themeColor="text1"/>
              <w:sz w:val="24"/>
              <w:szCs w:val="24"/>
            </w:rPr>
          </w:rPrChange>
        </w:rPr>
      </w:pPr>
      <w:ins w:id="122" w:author="User" w:date="2021-02-02T22:41:00Z">
        <w:r w:rsidRPr="00B260A7">
          <w:rPr>
            <w:rFonts w:ascii="Times New Roman" w:hAnsi="Times New Roman" w:cs="Times New Roman"/>
            <w:color w:val="000000" w:themeColor="text1"/>
            <w:sz w:val="24"/>
            <w:szCs w:val="24"/>
          </w:rPr>
          <w:t>Fig-</w:t>
        </w:r>
        <w:r w:rsidRPr="00B260A7">
          <w:rPr>
            <w:rFonts w:ascii="Times New Roman" w:hAnsi="Times New Roman" w:cs="Times New Roman"/>
            <w:color w:val="000000" w:themeColor="text1"/>
            <w:sz w:val="24"/>
            <w:szCs w:val="24"/>
            <w:lang w:val="en-US"/>
          </w:rPr>
          <w:t>20</w:t>
        </w:r>
        <w:r w:rsidRPr="00B260A7">
          <w:rPr>
            <w:rFonts w:ascii="Times New Roman" w:hAnsi="Times New Roman" w:cs="Times New Roman"/>
            <w:color w:val="000000" w:themeColor="text1"/>
            <w:sz w:val="24"/>
            <w:szCs w:val="24"/>
          </w:rPr>
          <w:t xml:space="preserve">: </w:t>
        </w:r>
        <w:r w:rsidRPr="00B260A7">
          <w:rPr>
            <w:rFonts w:ascii="Times New Roman" w:hAnsi="Times New Roman" w:cs="Times New Roman"/>
            <w:color w:val="000000" w:themeColor="text1"/>
            <w:sz w:val="24"/>
            <w:szCs w:val="24"/>
            <w:lang w:val="en-US"/>
          </w:rPr>
          <w:t>pH</w:t>
        </w:r>
        <w:r w:rsidRPr="00B260A7">
          <w:rPr>
            <w:rFonts w:ascii="Times New Roman" w:hAnsi="Times New Roman" w:cs="Times New Roman"/>
            <w:color w:val="000000" w:themeColor="text1"/>
            <w:sz w:val="24"/>
            <w:szCs w:val="24"/>
          </w:rPr>
          <w:t xml:space="preserve">-gene association </w:t>
        </w:r>
      </w:ins>
      <w:ins w:id="123" w:author="User" w:date="2021-02-02T22:48:00Z">
        <w:r w:rsidR="00477267">
          <w:rPr>
            <w:rFonts w:ascii="Times New Roman" w:hAnsi="Times New Roman" w:cs="Times New Roman"/>
            <w:color w:val="000000" w:themeColor="text1"/>
            <w:sz w:val="24"/>
            <w:szCs w:val="24"/>
            <w:lang w:val="en-US"/>
          </w:rPr>
          <w:t>…..(Ph AND TEM in a same fig)</w:t>
        </w:r>
      </w:ins>
    </w:p>
    <w:p w14:paraId="223336F4" w14:textId="77777777" w:rsidR="00D91AEF" w:rsidRDefault="00D91AEF" w:rsidP="00D91AEF">
      <w:pPr>
        <w:spacing w:line="276" w:lineRule="auto"/>
        <w:rPr>
          <w:ins w:id="124" w:author="User" w:date="2021-02-02T22:41:00Z"/>
          <w:rFonts w:ascii="Times New Roman" w:hAnsi="Times New Roman" w:cs="Times New Roman"/>
          <w:color w:val="000000" w:themeColor="text1"/>
          <w:sz w:val="24"/>
          <w:szCs w:val="24"/>
        </w:rPr>
      </w:pPr>
      <w:ins w:id="125" w:author="User" w:date="2021-02-02T22:41:00Z">
        <w:r w:rsidRPr="00B260A7">
          <w:rPr>
            <w:rFonts w:ascii="Times New Roman" w:hAnsi="Times New Roman" w:cs="Times New Roman"/>
            <w:color w:val="000000" w:themeColor="text1"/>
            <w:sz w:val="24"/>
            <w:szCs w:val="24"/>
          </w:rPr>
          <w:t>The neutral point requires the full commitment of confirmed ratios. The field of confirmed samples is better indicated by 6.7 to 7.4 areas.</w:t>
        </w:r>
      </w:ins>
    </w:p>
    <w:p w14:paraId="21CFE0D9" w14:textId="77777777" w:rsidR="00D91AEF" w:rsidRDefault="00D91AEF" w:rsidP="00D91AEF">
      <w:pPr>
        <w:spacing w:line="276" w:lineRule="auto"/>
        <w:rPr>
          <w:ins w:id="126" w:author="User" w:date="2021-02-02T22:41:00Z"/>
          <w:rFonts w:ascii="Times New Roman" w:hAnsi="Times New Roman" w:cs="Times New Roman"/>
          <w:color w:val="000000" w:themeColor="text1"/>
          <w:sz w:val="24"/>
          <w:szCs w:val="24"/>
          <w:lang w:val="en-US"/>
        </w:rPr>
      </w:pPr>
    </w:p>
    <w:p w14:paraId="3EF1A3C6" w14:textId="77777777" w:rsidR="00D91AEF" w:rsidRPr="005472BC" w:rsidRDefault="00D91AEF" w:rsidP="00D91AEF">
      <w:pPr>
        <w:spacing w:line="276" w:lineRule="auto"/>
        <w:rPr>
          <w:ins w:id="127" w:author="User" w:date="2021-02-02T22:41:00Z"/>
          <w:rFonts w:ascii="Times New Roman" w:hAnsi="Times New Roman" w:cs="Times New Roman"/>
          <w:b/>
          <w:color w:val="000000" w:themeColor="text1"/>
          <w:sz w:val="24"/>
          <w:szCs w:val="24"/>
          <w:lang w:val="en-US"/>
        </w:rPr>
      </w:pPr>
      <w:ins w:id="128" w:author="User" w:date="2021-02-02T22:41:00Z">
        <w:r w:rsidRPr="005472BC">
          <w:rPr>
            <w:rFonts w:ascii="Times New Roman" w:hAnsi="Times New Roman" w:cs="Times New Roman"/>
            <w:b/>
            <w:color w:val="000000" w:themeColor="text1"/>
            <w:sz w:val="24"/>
            <w:szCs w:val="24"/>
            <w:lang w:val="en-US"/>
          </w:rPr>
          <w:t>Comparison between First and Second round Sampling</w:t>
        </w:r>
      </w:ins>
    </w:p>
    <w:p w14:paraId="5724AC95" w14:textId="77777777" w:rsidR="00D91AEF" w:rsidRDefault="00D91AEF" w:rsidP="00D91AEF">
      <w:pPr>
        <w:spacing w:line="276" w:lineRule="auto"/>
        <w:rPr>
          <w:ins w:id="129" w:author="User" w:date="2021-02-02T22:41:00Z"/>
          <w:rFonts w:ascii="Times New Roman" w:hAnsi="Times New Roman" w:cs="Times New Roman"/>
          <w:color w:val="000000" w:themeColor="text1"/>
          <w:sz w:val="24"/>
          <w:szCs w:val="24"/>
          <w:lang w:val="en-US"/>
        </w:rPr>
      </w:pPr>
      <w:ins w:id="130" w:author="User" w:date="2021-02-02T22:41:00Z">
        <w:r>
          <w:rPr>
            <w:rFonts w:ascii="Times New Roman" w:hAnsi="Times New Roman" w:cs="Times New Roman"/>
            <w:color w:val="000000" w:themeColor="text1"/>
            <w:sz w:val="24"/>
            <w:szCs w:val="24"/>
            <w:lang w:val="en-US"/>
          </w:rPr>
          <w:t xml:space="preserve">It was found genetic materials of Covid-19 in every </w:t>
        </w:r>
        <w:proofErr w:type="gramStart"/>
        <w:r>
          <w:rPr>
            <w:rFonts w:ascii="Times New Roman" w:hAnsi="Times New Roman" w:cs="Times New Roman"/>
            <w:color w:val="000000" w:themeColor="text1"/>
            <w:sz w:val="24"/>
            <w:szCs w:val="24"/>
            <w:lang w:val="en-US"/>
          </w:rPr>
          <w:t>places</w:t>
        </w:r>
        <w:proofErr w:type="gramEnd"/>
        <w:r>
          <w:rPr>
            <w:rFonts w:ascii="Times New Roman" w:hAnsi="Times New Roman" w:cs="Times New Roman"/>
            <w:color w:val="000000" w:themeColor="text1"/>
            <w:sz w:val="24"/>
            <w:szCs w:val="24"/>
            <w:lang w:val="en-US"/>
          </w:rPr>
          <w:t xml:space="preserve"> that indicates the confirmed cases of Covid-19 positive patients in all over the Bangladesh. In the both (1</w:t>
        </w:r>
        <w:r w:rsidRPr="005472BC">
          <w:rPr>
            <w:rFonts w:ascii="Times New Roman" w:hAnsi="Times New Roman" w:cs="Times New Roman"/>
            <w:color w:val="000000" w:themeColor="text1"/>
            <w:sz w:val="24"/>
            <w:szCs w:val="24"/>
            <w:vertAlign w:val="superscript"/>
            <w:lang w:val="en-US"/>
          </w:rPr>
          <w:t>st</w:t>
        </w:r>
        <w:r>
          <w:rPr>
            <w:rFonts w:ascii="Times New Roman" w:hAnsi="Times New Roman" w:cs="Times New Roman"/>
            <w:color w:val="000000" w:themeColor="text1"/>
            <w:sz w:val="24"/>
            <w:szCs w:val="24"/>
            <w:lang w:val="en-US"/>
          </w:rPr>
          <w:t xml:space="preserve"> time and 2</w:t>
        </w:r>
        <w:r w:rsidRPr="005472BC">
          <w:rPr>
            <w:rFonts w:ascii="Times New Roman" w:hAnsi="Times New Roman" w:cs="Times New Roman"/>
            <w:color w:val="000000" w:themeColor="text1"/>
            <w:sz w:val="24"/>
            <w:szCs w:val="24"/>
            <w:vertAlign w:val="superscript"/>
            <w:lang w:val="en-US"/>
          </w:rPr>
          <w:t>nd</w:t>
        </w:r>
        <w:r>
          <w:rPr>
            <w:rFonts w:ascii="Times New Roman" w:hAnsi="Times New Roman" w:cs="Times New Roman"/>
            <w:color w:val="000000" w:themeColor="text1"/>
            <w:sz w:val="24"/>
            <w:szCs w:val="24"/>
            <w:lang w:val="en-US"/>
          </w:rPr>
          <w:t xml:space="preserve"> time) sampling we found lowest number Cy5 gene and the highest number FAM </w:t>
        </w:r>
        <w:proofErr w:type="gramStart"/>
        <w:r>
          <w:rPr>
            <w:rFonts w:ascii="Times New Roman" w:hAnsi="Times New Roman" w:cs="Times New Roman"/>
            <w:color w:val="000000" w:themeColor="text1"/>
            <w:sz w:val="24"/>
            <w:szCs w:val="24"/>
            <w:lang w:val="en-US"/>
          </w:rPr>
          <w:t>gene .This</w:t>
        </w:r>
        <w:proofErr w:type="gramEnd"/>
        <w:r>
          <w:rPr>
            <w:rFonts w:ascii="Times New Roman" w:hAnsi="Times New Roman" w:cs="Times New Roman"/>
            <w:color w:val="000000" w:themeColor="text1"/>
            <w:sz w:val="24"/>
            <w:szCs w:val="24"/>
            <w:lang w:val="en-US"/>
          </w:rPr>
          <w:t xml:space="preserve"> particular findings indicate that  genetic materials of Covid-19 are more resistant than that of the control gene. A total of 55 Cy5 gene was found from the </w:t>
        </w:r>
        <w:proofErr w:type="gramStart"/>
        <w:r>
          <w:rPr>
            <w:rFonts w:ascii="Times New Roman" w:hAnsi="Times New Roman" w:cs="Times New Roman"/>
            <w:color w:val="000000" w:themeColor="text1"/>
            <w:sz w:val="24"/>
            <w:szCs w:val="24"/>
            <w:lang w:val="en-US"/>
          </w:rPr>
          <w:t>first round</w:t>
        </w:r>
        <w:proofErr w:type="gramEnd"/>
        <w:r>
          <w:rPr>
            <w:rFonts w:ascii="Times New Roman" w:hAnsi="Times New Roman" w:cs="Times New Roman"/>
            <w:color w:val="000000" w:themeColor="text1"/>
            <w:sz w:val="24"/>
            <w:szCs w:val="24"/>
            <w:lang w:val="en-US"/>
          </w:rPr>
          <w:t xml:space="preserve"> sampling whereas it was 46 from </w:t>
        </w:r>
        <w:r>
          <w:rPr>
            <w:rFonts w:ascii="Times New Roman" w:hAnsi="Times New Roman" w:cs="Times New Roman"/>
            <w:color w:val="000000" w:themeColor="text1"/>
            <w:sz w:val="24"/>
            <w:szCs w:val="24"/>
            <w:lang w:val="en-US"/>
          </w:rPr>
          <w:lastRenderedPageBreak/>
          <w:t xml:space="preserve">second round sampling. The number of </w:t>
        </w:r>
        <w:proofErr w:type="spellStart"/>
        <w:r>
          <w:rPr>
            <w:rFonts w:ascii="Times New Roman" w:hAnsi="Times New Roman" w:cs="Times New Roman"/>
            <w:color w:val="000000" w:themeColor="text1"/>
            <w:sz w:val="24"/>
            <w:szCs w:val="24"/>
            <w:lang w:val="en-US"/>
          </w:rPr>
          <w:t>Rox</w:t>
        </w:r>
        <w:proofErr w:type="spellEnd"/>
        <w:r>
          <w:rPr>
            <w:rFonts w:ascii="Times New Roman" w:hAnsi="Times New Roman" w:cs="Times New Roman"/>
            <w:color w:val="000000" w:themeColor="text1"/>
            <w:sz w:val="24"/>
            <w:szCs w:val="24"/>
            <w:lang w:val="en-US"/>
          </w:rPr>
          <w:t xml:space="preserve"> and FAM gene were found 63 and 56 and </w:t>
        </w:r>
        <w:proofErr w:type="gramStart"/>
        <w:r>
          <w:rPr>
            <w:rFonts w:ascii="Times New Roman" w:hAnsi="Times New Roman" w:cs="Times New Roman"/>
            <w:color w:val="000000" w:themeColor="text1"/>
            <w:sz w:val="24"/>
            <w:szCs w:val="24"/>
            <w:lang w:val="en-US"/>
          </w:rPr>
          <w:t>63 ,</w:t>
        </w:r>
        <w:proofErr w:type="gramEnd"/>
        <w:r>
          <w:rPr>
            <w:rFonts w:ascii="Times New Roman" w:hAnsi="Times New Roman" w:cs="Times New Roman"/>
            <w:color w:val="000000" w:themeColor="text1"/>
            <w:sz w:val="24"/>
            <w:szCs w:val="24"/>
            <w:lang w:val="en-US"/>
          </w:rPr>
          <w:t xml:space="preserve"> 62 respectively(Fig-).</w:t>
        </w:r>
      </w:ins>
    </w:p>
    <w:p w14:paraId="34FDBF2C" w14:textId="77777777" w:rsidR="00D91AEF" w:rsidRDefault="00D91AEF" w:rsidP="00D91AEF">
      <w:pPr>
        <w:spacing w:line="276" w:lineRule="auto"/>
        <w:rPr>
          <w:ins w:id="131" w:author="User" w:date="2021-02-02T22:41:00Z"/>
          <w:rFonts w:ascii="Times New Roman" w:hAnsi="Times New Roman" w:cs="Times New Roman"/>
          <w:b/>
          <w:color w:val="000000" w:themeColor="text1"/>
          <w:sz w:val="24"/>
          <w:szCs w:val="24"/>
          <w:lang w:val="en-US"/>
        </w:rPr>
      </w:pPr>
      <w:ins w:id="132" w:author="User" w:date="2021-02-02T22:41:00Z">
        <w:r w:rsidRPr="005472BC">
          <w:rPr>
            <w:rFonts w:ascii="Times New Roman" w:hAnsi="Times New Roman" w:cs="Times New Roman"/>
            <w:b/>
            <w:color w:val="000000" w:themeColor="text1"/>
            <w:sz w:val="24"/>
            <w:szCs w:val="24"/>
            <w:lang w:val="en-US"/>
          </w:rPr>
          <w:t>Explanation of diff gene number</w:t>
        </w:r>
        <w:proofErr w:type="gramStart"/>
        <w:r w:rsidRPr="005472BC">
          <w:rPr>
            <w:rFonts w:ascii="Times New Roman" w:hAnsi="Times New Roman" w:cs="Times New Roman"/>
            <w:b/>
            <w:color w:val="000000" w:themeColor="text1"/>
            <w:sz w:val="24"/>
            <w:szCs w:val="24"/>
            <w:lang w:val="en-US"/>
          </w:rPr>
          <w:t>….for</w:t>
        </w:r>
        <w:proofErr w:type="gramEnd"/>
        <w:r w:rsidRPr="005472BC">
          <w:rPr>
            <w:rFonts w:ascii="Times New Roman" w:hAnsi="Times New Roman" w:cs="Times New Roman"/>
            <w:b/>
            <w:color w:val="000000" w:themeColor="text1"/>
            <w:sz w:val="24"/>
            <w:szCs w:val="24"/>
            <w:lang w:val="en-US"/>
          </w:rPr>
          <w:t xml:space="preserve"> </w:t>
        </w:r>
        <w:proofErr w:type="spellStart"/>
        <w:r w:rsidRPr="005472BC">
          <w:rPr>
            <w:rFonts w:ascii="Times New Roman" w:hAnsi="Times New Roman" w:cs="Times New Roman"/>
            <w:b/>
            <w:color w:val="000000" w:themeColor="text1"/>
            <w:sz w:val="24"/>
            <w:szCs w:val="24"/>
            <w:lang w:val="en-US"/>
          </w:rPr>
          <w:t>tem</w:t>
        </w:r>
        <w:proofErr w:type="spellEnd"/>
        <w:r w:rsidRPr="005472BC">
          <w:rPr>
            <w:rFonts w:ascii="Times New Roman" w:hAnsi="Times New Roman" w:cs="Times New Roman"/>
            <w:b/>
            <w:color w:val="000000" w:themeColor="text1"/>
            <w:sz w:val="24"/>
            <w:szCs w:val="24"/>
            <w:lang w:val="en-US"/>
          </w:rPr>
          <w:t xml:space="preserve"> and </w:t>
        </w:r>
        <w:proofErr w:type="spellStart"/>
        <w:r w:rsidRPr="005472BC">
          <w:rPr>
            <w:rFonts w:ascii="Times New Roman" w:hAnsi="Times New Roman" w:cs="Times New Roman"/>
            <w:b/>
            <w:color w:val="000000" w:themeColor="text1"/>
            <w:sz w:val="24"/>
            <w:szCs w:val="24"/>
            <w:lang w:val="en-US"/>
          </w:rPr>
          <w:t>ph</w:t>
        </w:r>
        <w:proofErr w:type="spellEnd"/>
      </w:ins>
    </w:p>
    <w:p w14:paraId="059BDC2C" w14:textId="77777777" w:rsidR="00D91AEF" w:rsidRPr="005472BC" w:rsidRDefault="00D91AEF" w:rsidP="00D91AEF">
      <w:pPr>
        <w:spacing w:line="276" w:lineRule="auto"/>
        <w:rPr>
          <w:ins w:id="133" w:author="User" w:date="2021-02-02T22:41:00Z"/>
          <w:rFonts w:ascii="Times New Roman" w:hAnsi="Times New Roman" w:cs="Times New Roman"/>
          <w:b/>
          <w:color w:val="000000" w:themeColor="text1"/>
          <w:sz w:val="24"/>
          <w:szCs w:val="24"/>
          <w:lang w:val="en-US"/>
        </w:rPr>
      </w:pPr>
    </w:p>
    <w:tbl>
      <w:tblPr>
        <w:tblStyle w:val="TableGrid"/>
        <w:tblW w:w="9445" w:type="dxa"/>
        <w:tblLook w:val="04A0" w:firstRow="1" w:lastRow="0" w:firstColumn="1" w:lastColumn="0" w:noHBand="0" w:noVBand="1"/>
      </w:tblPr>
      <w:tblGrid>
        <w:gridCol w:w="4446"/>
        <w:gridCol w:w="5256"/>
      </w:tblGrid>
      <w:tr w:rsidR="00D91AEF" w14:paraId="419CEF98" w14:textId="77777777" w:rsidTr="003A49E2">
        <w:trPr>
          <w:ins w:id="134" w:author="User" w:date="2021-02-02T22:41:00Z"/>
        </w:trPr>
        <w:tc>
          <w:tcPr>
            <w:tcW w:w="4117" w:type="dxa"/>
          </w:tcPr>
          <w:p w14:paraId="475A27A6" w14:textId="77777777" w:rsidR="00D91AEF" w:rsidRDefault="00D91AEF" w:rsidP="003A49E2">
            <w:pPr>
              <w:tabs>
                <w:tab w:val="left" w:pos="3031"/>
              </w:tabs>
              <w:rPr>
                <w:ins w:id="135" w:author="User" w:date="2021-02-02T22:41:00Z"/>
              </w:rPr>
            </w:pPr>
            <w:ins w:id="136" w:author="User" w:date="2021-02-02T22:41:00Z">
              <w:r>
                <w:rPr>
                  <w:noProof/>
                  <w:lang w:val="en-US"/>
                </w:rPr>
                <w:drawing>
                  <wp:inline distT="0" distB="0" distL="0" distR="0" wp14:anchorId="29A5E3FA" wp14:editId="5C27C32A">
                    <wp:extent cx="2676525" cy="3019425"/>
                    <wp:effectExtent l="0" t="0" r="9525" b="9525"/>
                    <wp:docPr id="20" name="Chart 20" descr="Chart type: Clustered Column. 'Field2' by 'Field1'&#10;&#10;Description automatically generated">
                      <a:extLst xmlns:a="http://schemas.openxmlformats.org/drawingml/2006/main">
                        <a:ext uri="{FF2B5EF4-FFF2-40B4-BE49-F238E27FC236}">
                          <a16:creationId xmlns:a16="http://schemas.microsoft.com/office/drawing/2014/main" id="{AC416DC5-9DEC-4EC2-BBD4-17BB77F183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tc>
        <w:tc>
          <w:tcPr>
            <w:tcW w:w="5328" w:type="dxa"/>
          </w:tcPr>
          <w:p w14:paraId="68AFF6D3" w14:textId="77777777" w:rsidR="00D91AEF" w:rsidRDefault="00D91AEF" w:rsidP="003A49E2">
            <w:pPr>
              <w:tabs>
                <w:tab w:val="left" w:pos="3031"/>
              </w:tabs>
              <w:rPr>
                <w:ins w:id="137" w:author="User" w:date="2021-02-02T22:41:00Z"/>
              </w:rPr>
            </w:pPr>
            <w:ins w:id="138" w:author="User" w:date="2021-02-02T22:41:00Z">
              <w:r>
                <w:rPr>
                  <w:noProof/>
                  <w:lang w:val="en-US"/>
                </w:rPr>
                <w:drawing>
                  <wp:inline distT="0" distB="0" distL="0" distR="0" wp14:anchorId="7C76F7D3" wp14:editId="7B0E441F">
                    <wp:extent cx="3200400" cy="2981325"/>
                    <wp:effectExtent l="0" t="0" r="0" b="9525"/>
                    <wp:docPr id="21" name="Chart 21">
                      <a:extLst xmlns:a="http://schemas.openxmlformats.org/drawingml/2006/main">
                        <a:ext uri="{FF2B5EF4-FFF2-40B4-BE49-F238E27FC236}">
                          <a16:creationId xmlns:a16="http://schemas.microsoft.com/office/drawing/2014/main" id="{8D49CECF-6519-4974-8D0D-3F59ABEC0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ins>
          </w:p>
        </w:tc>
      </w:tr>
      <w:tr w:rsidR="00D91AEF" w14:paraId="2886CFFD" w14:textId="77777777" w:rsidTr="003A49E2">
        <w:trPr>
          <w:ins w:id="139" w:author="User" w:date="2021-02-02T22:41:00Z"/>
        </w:trPr>
        <w:tc>
          <w:tcPr>
            <w:tcW w:w="4117" w:type="dxa"/>
          </w:tcPr>
          <w:p w14:paraId="3CA0661F" w14:textId="77777777" w:rsidR="00D91AEF" w:rsidRDefault="00D91AEF" w:rsidP="003A49E2">
            <w:pPr>
              <w:tabs>
                <w:tab w:val="left" w:pos="3031"/>
              </w:tabs>
              <w:rPr>
                <w:ins w:id="140" w:author="User" w:date="2021-02-02T22:41:00Z"/>
              </w:rPr>
            </w:pPr>
          </w:p>
        </w:tc>
        <w:tc>
          <w:tcPr>
            <w:tcW w:w="5328" w:type="dxa"/>
          </w:tcPr>
          <w:p w14:paraId="707A8D2C" w14:textId="77777777" w:rsidR="00D91AEF" w:rsidRDefault="00D91AEF" w:rsidP="003A49E2">
            <w:pPr>
              <w:tabs>
                <w:tab w:val="left" w:pos="3031"/>
              </w:tabs>
              <w:rPr>
                <w:ins w:id="141" w:author="User" w:date="2021-02-02T22:41:00Z"/>
              </w:rPr>
            </w:pPr>
          </w:p>
        </w:tc>
      </w:tr>
    </w:tbl>
    <w:p w14:paraId="56E5F241" w14:textId="77777777" w:rsidR="00D91AEF" w:rsidRDefault="00D91AEF" w:rsidP="00D91AEF">
      <w:pPr>
        <w:tabs>
          <w:tab w:val="left" w:pos="3031"/>
        </w:tabs>
        <w:rPr>
          <w:ins w:id="142" w:author="User" w:date="2021-02-02T22:41:00Z"/>
        </w:rPr>
      </w:pPr>
    </w:p>
    <w:p w14:paraId="4E8B7D2E" w14:textId="77777777" w:rsidR="00D91AEF" w:rsidRDefault="00D91AEF" w:rsidP="00D91AEF">
      <w:pPr>
        <w:tabs>
          <w:tab w:val="left" w:pos="3031"/>
        </w:tabs>
        <w:rPr>
          <w:ins w:id="143" w:author="User" w:date="2021-02-02T22:41:00Z"/>
        </w:rPr>
      </w:pPr>
    </w:p>
    <w:p w14:paraId="584E382F" w14:textId="77777777" w:rsidR="00D91AEF" w:rsidRDefault="00D91AEF" w:rsidP="00D91AEF">
      <w:pPr>
        <w:spacing w:line="276" w:lineRule="auto"/>
        <w:rPr>
          <w:ins w:id="144" w:author="User" w:date="2021-02-02T22:41:00Z"/>
          <w:rFonts w:ascii="Times New Roman" w:hAnsi="Times New Roman" w:cs="Times New Roman"/>
          <w:color w:val="000000" w:themeColor="text1"/>
          <w:sz w:val="24"/>
          <w:szCs w:val="24"/>
          <w:lang w:val="en-US"/>
        </w:rPr>
      </w:pPr>
      <w:ins w:id="145" w:author="User" w:date="2021-02-02T22:41:00Z">
        <w:r>
          <w:rPr>
            <w:rFonts w:ascii="Times New Roman" w:hAnsi="Times New Roman" w:cs="Times New Roman"/>
            <w:color w:val="000000" w:themeColor="text1"/>
            <w:sz w:val="24"/>
            <w:szCs w:val="24"/>
            <w:lang w:val="en-US"/>
          </w:rPr>
          <w:t>In the total 238 sewage samples we got 36%FAM,35%ROX and 29%CY5 gene.</w:t>
        </w:r>
      </w:ins>
    </w:p>
    <w:p w14:paraId="6D06343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20E980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4EBCB5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4E3BCC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FCE6D7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D4A7780"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4CD73A59"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77E641CB"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5777044D"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0BECEC0C"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1B283552" w14:textId="628850E0"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hAnsi="Times New Roman" w:cs="Times New Roman"/>
          <w:b/>
          <w:bCs/>
          <w:color w:val="000000" w:themeColor="text1"/>
          <w:sz w:val="24"/>
          <w:szCs w:val="24"/>
          <w:lang w:val="en-US"/>
        </w:rPr>
        <w:t xml:space="preserve">                                       </w:t>
      </w:r>
    </w:p>
    <w:p w14:paraId="70923DA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3554896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0728554B" w14:textId="7849E315" w:rsidR="00937056" w:rsidRPr="00B260A7" w:rsidRDefault="00B53EAA"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roofErr w:type="gramStart"/>
      <w:ins w:id="146" w:author="User" w:date="2021-02-02T22:16:00Z">
        <w:r>
          <w:rPr>
            <w:rFonts w:ascii="Times New Roman" w:eastAsia="ArialMT" w:hAnsi="Times New Roman" w:cs="Times New Roman"/>
            <w:b/>
            <w:color w:val="000000" w:themeColor="text1"/>
            <w:sz w:val="24"/>
            <w:szCs w:val="24"/>
            <w:lang w:val="en-US"/>
          </w:rPr>
          <w:t>Heading..</w:t>
        </w:r>
      </w:ins>
      <w:proofErr w:type="gramEnd"/>
      <w:ins w:id="147" w:author="User" w:date="2021-02-02T22:17:00Z">
        <w:r>
          <w:rPr>
            <w:rFonts w:ascii="Times New Roman" w:eastAsia="ArialMT" w:hAnsi="Times New Roman" w:cs="Times New Roman"/>
            <w:b/>
            <w:color w:val="000000" w:themeColor="text1"/>
            <w:sz w:val="24"/>
            <w:szCs w:val="24"/>
            <w:lang w:val="en-US"/>
          </w:rPr>
          <w:t xml:space="preserve">(Highest </w:t>
        </w:r>
        <w:proofErr w:type="spellStart"/>
        <w:r>
          <w:rPr>
            <w:rFonts w:ascii="Times New Roman" w:eastAsia="ArialMT" w:hAnsi="Times New Roman" w:cs="Times New Roman"/>
            <w:b/>
            <w:color w:val="000000" w:themeColor="text1"/>
            <w:sz w:val="24"/>
            <w:szCs w:val="24"/>
            <w:lang w:val="en-US"/>
          </w:rPr>
          <w:t>ct</w:t>
        </w:r>
        <w:proofErr w:type="spellEnd"/>
        <w:r>
          <w:rPr>
            <w:rFonts w:ascii="Times New Roman" w:eastAsia="ArialMT" w:hAnsi="Times New Roman" w:cs="Times New Roman"/>
            <w:b/>
            <w:color w:val="000000" w:themeColor="text1"/>
            <w:sz w:val="24"/>
            <w:szCs w:val="24"/>
            <w:lang w:val="en-US"/>
          </w:rPr>
          <w:t xml:space="preserve"> value found for ORF..)</w:t>
        </w:r>
      </w:ins>
    </w:p>
    <w:p w14:paraId="315CD10C" w14:textId="051EBA5B" w:rsidR="00937056" w:rsidRPr="00B53EAA" w:rsidDel="00B53EAA" w:rsidRDefault="00937056" w:rsidP="00B260A7">
      <w:pPr>
        <w:autoSpaceDE w:val="0"/>
        <w:autoSpaceDN w:val="0"/>
        <w:adjustRightInd w:val="0"/>
        <w:spacing w:after="0" w:line="276" w:lineRule="auto"/>
        <w:jc w:val="both"/>
        <w:rPr>
          <w:rFonts w:ascii="Times New Roman" w:eastAsia="ArialMT" w:hAnsi="Times New Roman" w:cs="Times New Roman"/>
          <w:b/>
          <w:color w:val="000000" w:themeColor="text1"/>
          <w:sz w:val="24"/>
          <w:szCs w:val="24"/>
          <w:u w:val="single"/>
          <w:lang w:val="en-US"/>
          <w:rPrChange w:id="148" w:author="User" w:date="2021-02-02T22:17:00Z">
            <w:rPr>
              <w:rFonts w:ascii="Times New Roman" w:eastAsia="ArialMT" w:hAnsi="Times New Roman" w:cs="Times New Roman"/>
              <w:b/>
              <w:color w:val="000000" w:themeColor="text1"/>
              <w:sz w:val="24"/>
              <w:szCs w:val="24"/>
              <w:lang w:val="en-US"/>
            </w:rPr>
          </w:rPrChange>
        </w:rPr>
      </w:pPr>
      <w:bookmarkStart w:id="149" w:name="_Hlk62992617"/>
      <w:moveFromRangeStart w:id="150" w:author="User" w:date="2021-02-02T22:15:00Z" w:name="move63196540"/>
      <w:moveFrom w:id="151" w:author="User" w:date="2021-02-02T22:15:00Z">
        <w:r w:rsidRPr="00B53EAA" w:rsidDel="00B53EAA">
          <w:rPr>
            <w:rFonts w:ascii="Times New Roman" w:eastAsia="ArialMT" w:hAnsi="Times New Roman" w:cs="Times New Roman"/>
            <w:b/>
            <w:color w:val="000000" w:themeColor="text1"/>
            <w:sz w:val="24"/>
            <w:szCs w:val="24"/>
            <w:u w:val="single"/>
            <w:lang w:val="en-US"/>
            <w:rPrChange w:id="152" w:author="User" w:date="2021-02-02T22:17:00Z">
              <w:rPr>
                <w:rFonts w:ascii="Times New Roman" w:eastAsia="ArialMT" w:hAnsi="Times New Roman" w:cs="Times New Roman"/>
                <w:b/>
                <w:color w:val="000000" w:themeColor="text1"/>
                <w:sz w:val="24"/>
                <w:szCs w:val="24"/>
                <w:lang w:val="en-US"/>
              </w:rPr>
            </w:rPrChange>
          </w:rPr>
          <w:t>RT-PCR results for various genes</w:t>
        </w:r>
      </w:moveFrom>
    </w:p>
    <w:bookmarkEnd w:id="149"/>
    <w:p w14:paraId="50CC990B" w14:textId="1826DC23"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u w:val="single"/>
          <w:lang w:val="en-US"/>
          <w:rPrChange w:id="153" w:author="User" w:date="2021-02-02T22:17:00Z">
            <w:rPr>
              <w:rFonts w:ascii="Times New Roman" w:hAnsi="Times New Roman" w:cs="Times New Roman"/>
              <w:color w:val="000000" w:themeColor="text1"/>
              <w:sz w:val="24"/>
              <w:szCs w:val="24"/>
              <w:lang w:val="en-US"/>
            </w:rPr>
          </w:rPrChange>
        </w:rPr>
      </w:pPr>
      <w:moveFrom w:id="154" w:author="User" w:date="2021-02-02T22:15:00Z">
        <w:r w:rsidRPr="00B53EAA" w:rsidDel="00B53EAA">
          <w:rPr>
            <w:rFonts w:ascii="Times New Roman" w:hAnsi="Times New Roman" w:cs="Times New Roman"/>
            <w:color w:val="000000" w:themeColor="text1"/>
            <w:sz w:val="24"/>
            <w:szCs w:val="24"/>
            <w:u w:val="single"/>
            <w:rPrChange w:id="155" w:author="User" w:date="2021-02-02T22:17:00Z">
              <w:rPr>
                <w:rFonts w:ascii="Times New Roman" w:hAnsi="Times New Roman" w:cs="Times New Roman"/>
                <w:color w:val="000000" w:themeColor="text1"/>
                <w:sz w:val="24"/>
                <w:szCs w:val="24"/>
              </w:rPr>
            </w:rPrChange>
          </w:rPr>
          <w:t>All test controls</w:t>
        </w:r>
        <w:r w:rsidRPr="00B53EAA" w:rsidDel="00B53EAA">
          <w:rPr>
            <w:rFonts w:ascii="Times New Roman" w:hAnsi="Times New Roman" w:cs="Times New Roman"/>
            <w:color w:val="000000" w:themeColor="text1"/>
            <w:sz w:val="24"/>
            <w:szCs w:val="24"/>
            <w:u w:val="single"/>
            <w:lang w:val="en-US"/>
            <w:rPrChange w:id="156" w:author="User" w:date="2021-02-02T22:17:00Z">
              <w:rPr>
                <w:rFonts w:ascii="Times New Roman" w:hAnsi="Times New Roman" w:cs="Times New Roman"/>
                <w:color w:val="000000" w:themeColor="text1"/>
                <w:sz w:val="24"/>
                <w:szCs w:val="24"/>
                <w:lang w:val="en-US"/>
              </w:rPr>
            </w:rPrChange>
          </w:rPr>
          <w:t>[(Positive and Negative control)fig-6-a,6-b] was verified</w:t>
        </w:r>
        <w:r w:rsidRPr="00B53EAA" w:rsidDel="00B53EAA">
          <w:rPr>
            <w:rFonts w:ascii="Times New Roman" w:hAnsi="Times New Roman" w:cs="Times New Roman"/>
            <w:color w:val="000000" w:themeColor="text1"/>
            <w:sz w:val="24"/>
            <w:szCs w:val="24"/>
            <w:u w:val="single"/>
            <w:rPrChange w:id="157" w:author="User" w:date="2021-02-02T22:17:00Z">
              <w:rPr>
                <w:rFonts w:ascii="Times New Roman" w:hAnsi="Times New Roman" w:cs="Times New Roman"/>
                <w:color w:val="000000" w:themeColor="text1"/>
                <w:sz w:val="24"/>
                <w:szCs w:val="24"/>
              </w:rPr>
            </w:rPrChange>
          </w:rPr>
          <w:t xml:space="preserve"> before interpretation of results. If the controls </w:t>
        </w:r>
        <w:r w:rsidRPr="00B53EAA" w:rsidDel="00B53EAA">
          <w:rPr>
            <w:rFonts w:ascii="Times New Roman" w:hAnsi="Times New Roman" w:cs="Times New Roman"/>
            <w:color w:val="000000" w:themeColor="text1"/>
            <w:sz w:val="24"/>
            <w:szCs w:val="24"/>
            <w:u w:val="single"/>
            <w:lang w:val="en-US"/>
            <w:rPrChange w:id="158" w:author="User" w:date="2021-02-02T22:17:00Z">
              <w:rPr>
                <w:rFonts w:ascii="Times New Roman" w:hAnsi="Times New Roman" w:cs="Times New Roman"/>
                <w:color w:val="000000" w:themeColor="text1"/>
                <w:sz w:val="24"/>
                <w:szCs w:val="24"/>
                <w:lang w:val="en-US"/>
              </w:rPr>
            </w:rPrChange>
          </w:rPr>
          <w:t>were</w:t>
        </w:r>
        <w:r w:rsidRPr="00B53EAA" w:rsidDel="00B53EAA">
          <w:rPr>
            <w:rFonts w:ascii="Times New Roman" w:hAnsi="Times New Roman" w:cs="Times New Roman"/>
            <w:color w:val="000000" w:themeColor="text1"/>
            <w:sz w:val="24"/>
            <w:szCs w:val="24"/>
            <w:u w:val="single"/>
            <w:rPrChange w:id="159" w:author="User" w:date="2021-02-02T22:17:00Z">
              <w:rPr>
                <w:rFonts w:ascii="Times New Roman" w:hAnsi="Times New Roman" w:cs="Times New Roman"/>
                <w:color w:val="000000" w:themeColor="text1"/>
                <w:sz w:val="24"/>
                <w:szCs w:val="24"/>
              </w:rPr>
            </w:rPrChange>
          </w:rPr>
          <w:t xml:space="preserve">n't valid, the results </w:t>
        </w:r>
        <w:r w:rsidRPr="00B53EAA" w:rsidDel="00B53EAA">
          <w:rPr>
            <w:rFonts w:ascii="Times New Roman" w:hAnsi="Times New Roman" w:cs="Times New Roman"/>
            <w:color w:val="000000" w:themeColor="text1"/>
            <w:sz w:val="24"/>
            <w:szCs w:val="24"/>
            <w:u w:val="single"/>
            <w:lang w:val="en-US"/>
            <w:rPrChange w:id="160" w:author="User" w:date="2021-02-02T22:17:00Z">
              <w:rPr>
                <w:rFonts w:ascii="Times New Roman" w:hAnsi="Times New Roman" w:cs="Times New Roman"/>
                <w:color w:val="000000" w:themeColor="text1"/>
                <w:sz w:val="24"/>
                <w:szCs w:val="24"/>
                <w:lang w:val="en-US"/>
              </w:rPr>
            </w:rPrChange>
          </w:rPr>
          <w:t>were not</w:t>
        </w:r>
        <w:r w:rsidRPr="00B53EAA" w:rsidDel="00B53EAA">
          <w:rPr>
            <w:rFonts w:ascii="Times New Roman" w:hAnsi="Times New Roman" w:cs="Times New Roman"/>
            <w:color w:val="000000" w:themeColor="text1"/>
            <w:sz w:val="24"/>
            <w:szCs w:val="24"/>
            <w:u w:val="single"/>
            <w:rPrChange w:id="161" w:author="User" w:date="2021-02-02T22:17:00Z">
              <w:rPr>
                <w:rFonts w:ascii="Times New Roman" w:hAnsi="Times New Roman" w:cs="Times New Roman"/>
                <w:color w:val="000000" w:themeColor="text1"/>
                <w:sz w:val="24"/>
                <w:szCs w:val="24"/>
              </w:rPr>
            </w:rPrChange>
          </w:rPr>
          <w:t xml:space="preserve"> interpreted</w:t>
        </w:r>
        <w:r w:rsidRPr="00B53EAA" w:rsidDel="00B53EAA">
          <w:rPr>
            <w:rFonts w:ascii="Times New Roman" w:hAnsi="Times New Roman" w:cs="Times New Roman"/>
            <w:color w:val="000000" w:themeColor="text1"/>
            <w:sz w:val="24"/>
            <w:szCs w:val="24"/>
            <w:u w:val="single"/>
            <w:lang w:val="en-US"/>
            <w:rPrChange w:id="162" w:author="User" w:date="2021-02-02T22:17:00Z">
              <w:rPr>
                <w:rFonts w:ascii="Times New Roman" w:hAnsi="Times New Roman" w:cs="Times New Roman"/>
                <w:color w:val="000000" w:themeColor="text1"/>
                <w:sz w:val="24"/>
                <w:szCs w:val="24"/>
                <w:lang w:val="en-US"/>
              </w:rPr>
            </w:rPrChange>
          </w:rPr>
          <w:t xml:space="preserve"> as per standard experimental protocol</w:t>
        </w:r>
        <w:r w:rsidRPr="00B53EAA" w:rsidDel="00B53EAA">
          <w:rPr>
            <w:rFonts w:ascii="Times New Roman" w:hAnsi="Times New Roman" w:cs="Times New Roman"/>
            <w:color w:val="000000" w:themeColor="text1"/>
            <w:sz w:val="24"/>
            <w:szCs w:val="24"/>
            <w:u w:val="single"/>
            <w:rPrChange w:id="163" w:author="User" w:date="2021-02-02T22:17:00Z">
              <w:rPr>
                <w:rFonts w:ascii="Times New Roman" w:hAnsi="Times New Roman" w:cs="Times New Roman"/>
                <w:color w:val="000000" w:themeColor="text1"/>
                <w:sz w:val="24"/>
                <w:szCs w:val="24"/>
              </w:rPr>
            </w:rPrChange>
          </w:rPr>
          <w:t xml:space="preserve">. </w:t>
        </w:r>
        <w:r w:rsidRPr="00B53EAA" w:rsidDel="00B53EAA">
          <w:rPr>
            <w:rFonts w:ascii="Times New Roman" w:hAnsi="Times New Roman" w:cs="Times New Roman"/>
            <w:color w:val="000000" w:themeColor="text1"/>
            <w:sz w:val="24"/>
            <w:szCs w:val="24"/>
            <w:u w:val="single"/>
            <w:lang w:val="en-US"/>
            <w:rPrChange w:id="164" w:author="User" w:date="2021-02-02T22:17:00Z">
              <w:rPr>
                <w:rFonts w:ascii="Times New Roman" w:hAnsi="Times New Roman" w:cs="Times New Roman"/>
                <w:color w:val="000000" w:themeColor="text1"/>
                <w:sz w:val="24"/>
                <w:szCs w:val="24"/>
                <w:lang w:val="en-US"/>
              </w:rPr>
            </w:rPrChange>
          </w:rPr>
          <w:t>Instructions for</w:t>
        </w:r>
        <w:r w:rsidRPr="00B53EAA" w:rsidDel="00B53EAA">
          <w:rPr>
            <w:rFonts w:ascii="Times New Roman" w:hAnsi="Times New Roman" w:cs="Times New Roman"/>
            <w:color w:val="000000" w:themeColor="text1"/>
            <w:sz w:val="24"/>
            <w:szCs w:val="24"/>
            <w:u w:val="single"/>
            <w:rPrChange w:id="165" w:author="User" w:date="2021-02-02T22:17:00Z">
              <w:rPr>
                <w:rFonts w:ascii="Times New Roman" w:hAnsi="Times New Roman" w:cs="Times New Roman"/>
                <w:color w:val="000000" w:themeColor="text1"/>
                <w:sz w:val="24"/>
                <w:szCs w:val="24"/>
              </w:rPr>
            </w:rPrChange>
          </w:rPr>
          <w:t xml:space="preserve"> cutoff value </w:t>
        </w:r>
        <w:r w:rsidRPr="00B53EAA" w:rsidDel="00B53EAA">
          <w:rPr>
            <w:rFonts w:ascii="Times New Roman" w:hAnsi="Times New Roman" w:cs="Times New Roman"/>
            <w:color w:val="000000" w:themeColor="text1"/>
            <w:sz w:val="24"/>
            <w:szCs w:val="24"/>
            <w:u w:val="single"/>
            <w:lang w:val="en-US"/>
            <w:rPrChange w:id="166" w:author="User" w:date="2021-02-02T22:17:00Z">
              <w:rPr>
                <w:rFonts w:ascii="Times New Roman" w:hAnsi="Times New Roman" w:cs="Times New Roman"/>
                <w:color w:val="000000" w:themeColor="text1"/>
                <w:sz w:val="24"/>
                <w:szCs w:val="24"/>
                <w:lang w:val="en-US"/>
              </w:rPr>
            </w:rPrChange>
          </w:rPr>
          <w:t xml:space="preserve">curve </w:t>
        </w:r>
        <w:r w:rsidRPr="00B53EAA" w:rsidDel="00B53EAA">
          <w:rPr>
            <w:rFonts w:ascii="Times New Roman" w:hAnsi="Times New Roman" w:cs="Times New Roman"/>
            <w:color w:val="000000" w:themeColor="text1"/>
            <w:sz w:val="24"/>
            <w:szCs w:val="24"/>
            <w:u w:val="single"/>
            <w:rPrChange w:id="167" w:author="User" w:date="2021-02-02T22:17:00Z">
              <w:rPr>
                <w:rFonts w:ascii="Times New Roman" w:hAnsi="Times New Roman" w:cs="Times New Roman"/>
                <w:color w:val="000000" w:themeColor="text1"/>
                <w:sz w:val="24"/>
                <w:szCs w:val="24"/>
              </w:rPr>
            </w:rPrChange>
          </w:rPr>
          <w:t>shape</w:t>
        </w:r>
        <w:r w:rsidRPr="00B53EAA" w:rsidDel="00B53EAA">
          <w:rPr>
            <w:rFonts w:ascii="Times New Roman" w:hAnsi="Times New Roman" w:cs="Times New Roman"/>
            <w:color w:val="000000" w:themeColor="text1"/>
            <w:sz w:val="24"/>
            <w:szCs w:val="24"/>
            <w:u w:val="single"/>
            <w:lang w:val="en-US"/>
            <w:rPrChange w:id="168" w:author="User" w:date="2021-02-02T22:17:00Z">
              <w:rPr>
                <w:rFonts w:ascii="Times New Roman" w:hAnsi="Times New Roman" w:cs="Times New Roman"/>
                <w:color w:val="000000" w:themeColor="text1"/>
                <w:sz w:val="24"/>
                <w:szCs w:val="24"/>
                <w:lang w:val="en-US"/>
              </w:rPr>
            </w:rPrChange>
          </w:rPr>
          <w:t xml:space="preserve">s for positive, </w:t>
        </w:r>
        <w:r w:rsidRPr="00B53EAA" w:rsidDel="00B53EAA">
          <w:rPr>
            <w:rFonts w:ascii="Times New Roman" w:hAnsi="Times New Roman" w:cs="Times New Roman"/>
            <w:color w:val="000000" w:themeColor="text1"/>
            <w:sz w:val="24"/>
            <w:szCs w:val="24"/>
            <w:u w:val="single"/>
            <w:rPrChange w:id="169" w:author="User" w:date="2021-02-02T22:17:00Z">
              <w:rPr>
                <w:rFonts w:ascii="Times New Roman" w:hAnsi="Times New Roman" w:cs="Times New Roman"/>
                <w:color w:val="000000" w:themeColor="text1"/>
                <w:sz w:val="24"/>
                <w:szCs w:val="24"/>
              </w:rPr>
            </w:rPrChange>
          </w:rPr>
          <w:t>weakly positive,</w:t>
        </w:r>
        <w:r w:rsidRPr="00B53EAA" w:rsidDel="00B53EAA">
          <w:rPr>
            <w:rFonts w:ascii="Times New Roman" w:hAnsi="Times New Roman" w:cs="Times New Roman"/>
            <w:color w:val="000000" w:themeColor="text1"/>
            <w:sz w:val="24"/>
            <w:szCs w:val="24"/>
            <w:u w:val="single"/>
            <w:lang w:val="en-US"/>
            <w:rPrChange w:id="170" w:author="User" w:date="2021-02-02T22:17:00Z">
              <w:rPr>
                <w:rFonts w:ascii="Times New Roman" w:hAnsi="Times New Roman" w:cs="Times New Roman"/>
                <w:color w:val="000000" w:themeColor="text1"/>
                <w:sz w:val="24"/>
                <w:szCs w:val="24"/>
                <w:lang w:val="en-US"/>
              </w:rPr>
            </w:rPrChange>
          </w:rPr>
          <w:t xml:space="preserve"> and negative</w:t>
        </w:r>
        <w:r w:rsidRPr="00B53EAA" w:rsidDel="00B53EAA">
          <w:rPr>
            <w:rFonts w:ascii="Times New Roman" w:hAnsi="Times New Roman" w:cs="Times New Roman"/>
            <w:color w:val="000000" w:themeColor="text1"/>
            <w:sz w:val="24"/>
            <w:szCs w:val="24"/>
            <w:u w:val="single"/>
            <w:rPrChange w:id="171" w:author="User" w:date="2021-02-02T22:17:00Z">
              <w:rPr>
                <w:rFonts w:ascii="Times New Roman" w:hAnsi="Times New Roman" w:cs="Times New Roman"/>
                <w:color w:val="000000" w:themeColor="text1"/>
                <w:sz w:val="24"/>
                <w:szCs w:val="24"/>
              </w:rPr>
            </w:rPrChange>
          </w:rPr>
          <w:t xml:space="preserve"> samples</w:t>
        </w:r>
        <w:r w:rsidRPr="00B53EAA" w:rsidDel="00B53EAA">
          <w:rPr>
            <w:rFonts w:ascii="Times New Roman" w:hAnsi="Times New Roman" w:cs="Times New Roman"/>
            <w:color w:val="000000" w:themeColor="text1"/>
            <w:sz w:val="24"/>
            <w:szCs w:val="24"/>
            <w:u w:val="single"/>
            <w:lang w:val="en-US"/>
            <w:rPrChange w:id="172" w:author="User" w:date="2021-02-02T22:17:00Z">
              <w:rPr>
                <w:rFonts w:ascii="Times New Roman" w:hAnsi="Times New Roman" w:cs="Times New Roman"/>
                <w:color w:val="000000" w:themeColor="text1"/>
                <w:sz w:val="24"/>
                <w:szCs w:val="24"/>
                <w:lang w:val="en-US"/>
              </w:rPr>
            </w:rPrChange>
          </w:rPr>
          <w:t xml:space="preserve"> after</w:t>
        </w:r>
        <w:r w:rsidRPr="00B53EAA" w:rsidDel="00B53EAA">
          <w:rPr>
            <w:rFonts w:ascii="Times New Roman" w:hAnsi="Times New Roman" w:cs="Times New Roman"/>
            <w:color w:val="000000" w:themeColor="text1"/>
            <w:sz w:val="24"/>
            <w:szCs w:val="24"/>
            <w:u w:val="single"/>
            <w:rPrChange w:id="173" w:author="User" w:date="2021-02-02T22:17:00Z">
              <w:rPr>
                <w:rFonts w:ascii="Times New Roman" w:hAnsi="Times New Roman" w:cs="Times New Roman"/>
                <w:color w:val="000000" w:themeColor="text1"/>
                <w:sz w:val="24"/>
                <w:szCs w:val="24"/>
              </w:rPr>
            </w:rPrChange>
          </w:rPr>
          <w:t xml:space="preserve"> amplification</w:t>
        </w:r>
        <w:r w:rsidRPr="00B53EAA" w:rsidDel="00B53EAA">
          <w:rPr>
            <w:rFonts w:ascii="Times New Roman" w:hAnsi="Times New Roman" w:cs="Times New Roman"/>
            <w:color w:val="000000" w:themeColor="text1"/>
            <w:sz w:val="24"/>
            <w:szCs w:val="24"/>
            <w:u w:val="single"/>
            <w:lang w:val="en-US"/>
            <w:rPrChange w:id="174" w:author="User" w:date="2021-02-02T22:17:00Z">
              <w:rPr>
                <w:rFonts w:ascii="Times New Roman" w:hAnsi="Times New Roman" w:cs="Times New Roman"/>
                <w:color w:val="000000" w:themeColor="text1"/>
                <w:sz w:val="24"/>
                <w:szCs w:val="24"/>
                <w:lang w:val="en-US"/>
              </w:rPr>
            </w:rPrChange>
          </w:rPr>
          <w:t xml:space="preserve"> were strictly reviewed.</w:t>
        </w:r>
      </w:moveFrom>
    </w:p>
    <w:p w14:paraId="5418131C" w14:textId="6950A2FB"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75" w:author="User" w:date="2021-02-02T22:17:00Z">
            <w:rPr>
              <w:rFonts w:ascii="Times New Roman" w:hAnsi="Times New Roman" w:cs="Times New Roman"/>
              <w:b/>
              <w:bCs/>
              <w:color w:val="000000" w:themeColor="text1"/>
              <w:sz w:val="24"/>
              <w:szCs w:val="24"/>
              <w:lang w:val="en-US"/>
            </w:rPr>
          </w:rPrChange>
        </w:rPr>
      </w:pPr>
      <w:moveFrom w:id="176" w:author="User" w:date="2021-02-02T22:15:00Z">
        <w:r w:rsidRPr="00B53EAA" w:rsidDel="00B53EAA">
          <w:rPr>
            <w:rFonts w:ascii="Times New Roman" w:hAnsi="Times New Roman" w:cs="Times New Roman"/>
            <w:noProof/>
            <w:color w:val="000000" w:themeColor="text1"/>
            <w:sz w:val="24"/>
            <w:szCs w:val="24"/>
            <w:u w:val="single"/>
            <w:lang w:val="en-US"/>
            <w:rPrChange w:id="177" w:author="User" w:date="2021-02-02T22:17:00Z">
              <w:rPr>
                <w:rFonts w:ascii="Times New Roman" w:hAnsi="Times New Roman" w:cs="Times New Roman"/>
                <w:noProof/>
                <w:color w:val="000000" w:themeColor="text1"/>
                <w:sz w:val="24"/>
                <w:szCs w:val="24"/>
                <w:lang w:val="en-US"/>
              </w:rPr>
            </w:rPrChange>
          </w:rPr>
          <w:lastRenderedPageBreak/>
          <w:drawing>
            <wp:inline distT="0" distB="0" distL="0" distR="0" wp14:anchorId="6EF8BE20" wp14:editId="1DC28FA6">
              <wp:extent cx="4752975" cy="239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2390775"/>
                      </a:xfrm>
                      <a:prstGeom prst="rect">
                        <a:avLst/>
                      </a:prstGeom>
                    </pic:spPr>
                  </pic:pic>
                </a:graphicData>
              </a:graphic>
            </wp:inline>
          </w:drawing>
        </w:r>
      </w:moveFrom>
    </w:p>
    <w:p w14:paraId="3AA20A64" w14:textId="60C6E3F9"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78" w:author="User" w:date="2021-02-02T22:17:00Z">
            <w:rPr>
              <w:rFonts w:ascii="Times New Roman" w:hAnsi="Times New Roman" w:cs="Times New Roman"/>
              <w:b/>
              <w:bCs/>
              <w:color w:val="000000" w:themeColor="text1"/>
              <w:sz w:val="24"/>
              <w:szCs w:val="24"/>
              <w:lang w:val="en-US"/>
            </w:rPr>
          </w:rPrChange>
        </w:rPr>
      </w:pPr>
      <w:moveFrom w:id="179" w:author="User" w:date="2021-02-02T22:15:00Z">
        <w:r w:rsidRPr="00B53EAA" w:rsidDel="00B53EAA">
          <w:rPr>
            <w:rFonts w:ascii="Times New Roman" w:hAnsi="Times New Roman" w:cs="Times New Roman"/>
            <w:b/>
            <w:bCs/>
            <w:color w:val="000000" w:themeColor="text1"/>
            <w:sz w:val="24"/>
            <w:szCs w:val="24"/>
            <w:u w:val="single"/>
            <w:lang w:val="en-US"/>
            <w:rPrChange w:id="180" w:author="User" w:date="2021-02-02T22:17:00Z">
              <w:rPr>
                <w:rFonts w:ascii="Times New Roman" w:hAnsi="Times New Roman" w:cs="Times New Roman"/>
                <w:b/>
                <w:bCs/>
                <w:color w:val="000000" w:themeColor="text1"/>
                <w:sz w:val="24"/>
                <w:szCs w:val="24"/>
                <w:lang w:val="en-US"/>
              </w:rPr>
            </w:rPrChange>
          </w:rPr>
          <w:t xml:space="preserve">Fig-9 </w:t>
        </w:r>
        <w:bookmarkStart w:id="181" w:name="_Hlk62993361"/>
        <w:r w:rsidRPr="00B53EAA" w:rsidDel="00B53EAA">
          <w:rPr>
            <w:rFonts w:ascii="Times New Roman" w:hAnsi="Times New Roman" w:cs="Times New Roman"/>
            <w:b/>
            <w:bCs/>
            <w:color w:val="000000" w:themeColor="text1"/>
            <w:sz w:val="24"/>
            <w:szCs w:val="24"/>
            <w:u w:val="single"/>
            <w:lang w:val="en-US"/>
            <w:rPrChange w:id="182" w:author="User" w:date="2021-02-02T22:17:00Z">
              <w:rPr>
                <w:rFonts w:ascii="Times New Roman" w:hAnsi="Times New Roman" w:cs="Times New Roman"/>
                <w:b/>
                <w:bCs/>
                <w:color w:val="000000" w:themeColor="text1"/>
                <w:sz w:val="24"/>
                <w:szCs w:val="24"/>
                <w:lang w:val="en-US"/>
              </w:rPr>
            </w:rPrChange>
          </w:rPr>
          <w:t>Interpretation strategy of Results</w:t>
        </w:r>
      </w:moveFrom>
      <w:bookmarkEnd w:id="181"/>
    </w:p>
    <w:p w14:paraId="75756369" w14:textId="57BC7D8D"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83" w:author="User" w:date="2021-02-02T22:17:00Z">
            <w:rPr>
              <w:rFonts w:ascii="Times New Roman" w:hAnsi="Times New Roman" w:cs="Times New Roman"/>
              <w:b/>
              <w:bCs/>
              <w:color w:val="000000" w:themeColor="text1"/>
              <w:sz w:val="24"/>
              <w:szCs w:val="24"/>
              <w:lang w:val="en-US"/>
            </w:rPr>
          </w:rPrChange>
        </w:rPr>
      </w:pPr>
    </w:p>
    <w:p w14:paraId="33739F1E" w14:textId="7529755E"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84" w:author="User" w:date="2021-02-02T22:17:00Z">
            <w:rPr>
              <w:rFonts w:ascii="Times New Roman" w:hAnsi="Times New Roman" w:cs="Times New Roman"/>
              <w:b/>
              <w:bCs/>
              <w:color w:val="000000" w:themeColor="text1"/>
              <w:sz w:val="24"/>
              <w:szCs w:val="24"/>
              <w:lang w:val="en-US"/>
            </w:rPr>
          </w:rPrChange>
        </w:rPr>
      </w:pPr>
    </w:p>
    <w:p w14:paraId="75AC11FE" w14:textId="2937EEA0" w:rsidR="00937056" w:rsidRPr="00B53EAA" w:rsidDel="00B53EAA" w:rsidRDefault="00310783"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85" w:author="User" w:date="2021-02-02T22:17:00Z">
            <w:rPr>
              <w:rFonts w:ascii="Times New Roman" w:hAnsi="Times New Roman" w:cs="Times New Roman"/>
              <w:b/>
              <w:bCs/>
              <w:color w:val="000000" w:themeColor="text1"/>
              <w:sz w:val="24"/>
              <w:szCs w:val="24"/>
              <w:lang w:val="en-US"/>
            </w:rPr>
          </w:rPrChange>
        </w:rPr>
      </w:pPr>
      <w:moveFrom w:id="186" w:author="User" w:date="2021-02-02T22:15:00Z">
        <w:r w:rsidRPr="00B53EAA" w:rsidDel="00B53EAA">
          <w:rPr>
            <w:noProof/>
            <w:u w:val="single"/>
            <w:lang w:val="en-US"/>
            <w:rPrChange w:id="187" w:author="User" w:date="2021-02-02T22:17:00Z">
              <w:rPr>
                <w:noProof/>
                <w:lang w:val="en-US"/>
              </w:rPr>
            </w:rPrChange>
          </w:rPr>
          <w:t xml:space="preserve"> </w:t>
        </w:r>
        <w:r w:rsidRPr="00B53EAA" w:rsidDel="00B53EAA">
          <w:rPr>
            <w:rFonts w:ascii="Times New Roman" w:hAnsi="Times New Roman" w:cs="Times New Roman"/>
            <w:b/>
            <w:bCs/>
            <w:noProof/>
            <w:color w:val="000000" w:themeColor="text1"/>
            <w:sz w:val="24"/>
            <w:szCs w:val="24"/>
            <w:u w:val="single"/>
            <w:lang w:val="en-US"/>
            <w:rPrChange w:id="188" w:author="User" w:date="2021-02-02T22:17:00Z">
              <w:rPr>
                <w:rFonts w:ascii="Times New Roman" w:hAnsi="Times New Roman" w:cs="Times New Roman"/>
                <w:b/>
                <w:bCs/>
                <w:noProof/>
                <w:color w:val="000000" w:themeColor="text1"/>
                <w:sz w:val="24"/>
                <w:szCs w:val="24"/>
                <w:lang w:val="en-US"/>
              </w:rPr>
            </w:rPrChange>
          </w:rPr>
          <w:drawing>
            <wp:inline distT="0" distB="0" distL="0" distR="0" wp14:anchorId="520FED04" wp14:editId="549C775E">
              <wp:extent cx="5940425" cy="1951990"/>
              <wp:effectExtent l="0" t="0" r="317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0425" cy="1951990"/>
                      </a:xfrm>
                      <a:prstGeom prst="rect">
                        <a:avLst/>
                      </a:prstGeom>
                    </pic:spPr>
                  </pic:pic>
                </a:graphicData>
              </a:graphic>
            </wp:inline>
          </w:drawing>
        </w:r>
      </w:moveFrom>
    </w:p>
    <w:p w14:paraId="653B4424" w14:textId="39F84DF1" w:rsidR="00937056" w:rsidRPr="00B53EAA" w:rsidDel="00B53EAA" w:rsidRDefault="00937056" w:rsidP="00B260A7">
      <w:pPr>
        <w:autoSpaceDE w:val="0"/>
        <w:autoSpaceDN w:val="0"/>
        <w:adjustRightInd w:val="0"/>
        <w:spacing w:before="240" w:after="0" w:line="276" w:lineRule="auto"/>
        <w:jc w:val="both"/>
        <w:rPr>
          <w:rFonts w:ascii="Times New Roman" w:hAnsi="Times New Roman" w:cs="Times New Roman"/>
          <w:b/>
          <w:bCs/>
          <w:color w:val="000000" w:themeColor="text1"/>
          <w:sz w:val="24"/>
          <w:szCs w:val="24"/>
          <w:u w:val="single"/>
          <w:lang w:val="en-US"/>
          <w:rPrChange w:id="189" w:author="User" w:date="2021-02-02T22:17:00Z">
            <w:rPr>
              <w:rFonts w:ascii="Times New Roman" w:hAnsi="Times New Roman" w:cs="Times New Roman"/>
              <w:b/>
              <w:bCs/>
              <w:color w:val="000000" w:themeColor="text1"/>
              <w:sz w:val="24"/>
              <w:szCs w:val="24"/>
              <w:lang w:val="en-US"/>
            </w:rPr>
          </w:rPrChange>
        </w:rPr>
      </w:pPr>
      <w:moveFrom w:id="190" w:author="User" w:date="2021-02-02T22:15:00Z">
        <w:r w:rsidRPr="00B53EAA" w:rsidDel="00B53EAA">
          <w:rPr>
            <w:rFonts w:ascii="Times New Roman" w:hAnsi="Times New Roman" w:cs="Times New Roman"/>
            <w:b/>
            <w:bCs/>
            <w:color w:val="000000" w:themeColor="text1"/>
            <w:sz w:val="24"/>
            <w:szCs w:val="24"/>
            <w:u w:val="single"/>
            <w:lang w:val="en-US"/>
            <w:rPrChange w:id="191" w:author="User" w:date="2021-02-02T22:17:00Z">
              <w:rPr>
                <w:rFonts w:ascii="Times New Roman" w:hAnsi="Times New Roman" w:cs="Times New Roman"/>
                <w:b/>
                <w:bCs/>
                <w:color w:val="000000" w:themeColor="text1"/>
                <w:sz w:val="24"/>
                <w:szCs w:val="24"/>
                <w:lang w:val="en-US"/>
              </w:rPr>
            </w:rPrChange>
          </w:rPr>
          <w:t>Fig-10-a, 10-b, 10-</w:t>
        </w:r>
        <w:bookmarkStart w:id="192" w:name="_Hlk62993378"/>
        <w:r w:rsidRPr="00B53EAA" w:rsidDel="00B53EAA">
          <w:rPr>
            <w:rFonts w:ascii="Times New Roman" w:hAnsi="Times New Roman" w:cs="Times New Roman"/>
            <w:b/>
            <w:bCs/>
            <w:color w:val="000000" w:themeColor="text1"/>
            <w:sz w:val="24"/>
            <w:szCs w:val="24"/>
            <w:u w:val="single"/>
            <w:lang w:val="en-US"/>
            <w:rPrChange w:id="193" w:author="User" w:date="2021-02-02T22:17:00Z">
              <w:rPr>
                <w:rFonts w:ascii="Times New Roman" w:hAnsi="Times New Roman" w:cs="Times New Roman"/>
                <w:b/>
                <w:bCs/>
                <w:color w:val="000000" w:themeColor="text1"/>
                <w:sz w:val="24"/>
                <w:szCs w:val="24"/>
                <w:lang w:val="en-US"/>
              </w:rPr>
            </w:rPrChange>
          </w:rPr>
          <w:t>c Positive, Negative Controls (supplied with Kit) and Extraction Control</w:t>
        </w:r>
      </w:moveFrom>
    </w:p>
    <w:p w14:paraId="2DB2177C" w14:textId="05D2DF3C"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194" w:author="User" w:date="2021-02-02T22:17:00Z">
            <w:rPr>
              <w:rFonts w:ascii="Times New Roman" w:hAnsi="Times New Roman" w:cs="Times New Roman"/>
              <w:b/>
              <w:bCs/>
              <w:color w:val="000000" w:themeColor="text1"/>
              <w:sz w:val="24"/>
              <w:szCs w:val="24"/>
              <w:lang w:val="en-US"/>
            </w:rPr>
          </w:rPrChange>
        </w:rPr>
      </w:pPr>
    </w:p>
    <w:bookmarkEnd w:id="192"/>
    <w:p w14:paraId="243BB3EF" w14:textId="1B21DEB8"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Cs/>
          <w:color w:val="000000" w:themeColor="text1"/>
          <w:sz w:val="24"/>
          <w:szCs w:val="24"/>
          <w:u w:val="single"/>
          <w:lang w:val="en-US"/>
          <w:rPrChange w:id="195" w:author="User" w:date="2021-02-02T22:17:00Z">
            <w:rPr>
              <w:rFonts w:ascii="Times New Roman" w:hAnsi="Times New Roman" w:cs="Times New Roman"/>
              <w:bCs/>
              <w:color w:val="000000" w:themeColor="text1"/>
              <w:sz w:val="24"/>
              <w:szCs w:val="24"/>
              <w:lang w:val="en-US"/>
            </w:rPr>
          </w:rPrChange>
        </w:rPr>
      </w:pPr>
      <w:moveFrom w:id="196" w:author="User" w:date="2021-02-02T22:15:00Z">
        <w:r w:rsidRPr="00B53EAA" w:rsidDel="00B53EAA">
          <w:rPr>
            <w:rFonts w:ascii="Times New Roman" w:hAnsi="Times New Roman" w:cs="Times New Roman"/>
            <w:bCs/>
            <w:color w:val="000000" w:themeColor="text1"/>
            <w:sz w:val="24"/>
            <w:szCs w:val="24"/>
            <w:u w:val="single"/>
            <w:lang w:val="en-US"/>
            <w:rPrChange w:id="197" w:author="User" w:date="2021-02-02T22:17:00Z">
              <w:rPr>
                <w:rFonts w:ascii="Times New Roman" w:hAnsi="Times New Roman" w:cs="Times New Roman"/>
                <w:bCs/>
                <w:color w:val="000000" w:themeColor="text1"/>
                <w:sz w:val="24"/>
                <w:szCs w:val="24"/>
                <w:lang w:val="en-US"/>
              </w:rPr>
            </w:rPrChange>
          </w:rPr>
          <w:t>Of the total 119 samples in the first collection, the highest ct value for ORF1ab gene was found at Rohingya camp (39.37), N gene at Kishorgonj Isolation Center Drain Effluent(40), IC gene at Barisal Isolation Center Drain Effluent(39.48).In contrast, the lowest ORF1ab, and N genes were found at Chittagong Isolation Center Drain Effluent (26.14;26.28), and IC gene at Gaibandha Isolation Center Drain Effluent (25.45).</w:t>
        </w:r>
      </w:moveFrom>
    </w:p>
    <w:p w14:paraId="2172A108" w14:textId="7D69F216"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Cs/>
          <w:color w:val="000000" w:themeColor="text1"/>
          <w:sz w:val="24"/>
          <w:szCs w:val="24"/>
          <w:u w:val="single"/>
          <w:lang w:val="en-US"/>
          <w:rPrChange w:id="198" w:author="User" w:date="2021-02-02T22:17:00Z">
            <w:rPr>
              <w:rFonts w:ascii="Times New Roman" w:hAnsi="Times New Roman" w:cs="Times New Roman"/>
              <w:bCs/>
              <w:color w:val="000000" w:themeColor="text1"/>
              <w:sz w:val="24"/>
              <w:szCs w:val="24"/>
              <w:lang w:val="en-US"/>
            </w:rPr>
          </w:rPrChange>
        </w:rPr>
      </w:pPr>
    </w:p>
    <w:p w14:paraId="45987524" w14:textId="17D37CEA" w:rsidR="00937056" w:rsidRPr="00B53EAA" w:rsidDel="00B53EAA" w:rsidRDefault="00937056" w:rsidP="00B260A7">
      <w:pPr>
        <w:autoSpaceDE w:val="0"/>
        <w:autoSpaceDN w:val="0"/>
        <w:adjustRightInd w:val="0"/>
        <w:spacing w:after="0" w:line="276" w:lineRule="auto"/>
        <w:jc w:val="both"/>
        <w:rPr>
          <w:rFonts w:ascii="Times New Roman" w:hAnsi="Times New Roman" w:cs="Times New Roman"/>
          <w:bCs/>
          <w:color w:val="000000" w:themeColor="text1"/>
          <w:sz w:val="24"/>
          <w:szCs w:val="24"/>
          <w:u w:val="single"/>
          <w:lang w:val="en-US"/>
          <w:rPrChange w:id="199" w:author="User" w:date="2021-02-02T22:17:00Z">
            <w:rPr>
              <w:rFonts w:ascii="Times New Roman" w:hAnsi="Times New Roman" w:cs="Times New Roman"/>
              <w:bCs/>
              <w:color w:val="000000" w:themeColor="text1"/>
              <w:sz w:val="24"/>
              <w:szCs w:val="24"/>
              <w:lang w:val="en-US"/>
            </w:rPr>
          </w:rPrChange>
        </w:rPr>
      </w:pPr>
      <w:moveFrom w:id="200" w:author="User" w:date="2021-02-02T22:15:00Z">
        <w:r w:rsidRPr="00B53EAA" w:rsidDel="00B53EAA">
          <w:rPr>
            <w:rFonts w:ascii="Times New Roman" w:hAnsi="Times New Roman" w:cs="Times New Roman"/>
            <w:bCs/>
            <w:color w:val="000000" w:themeColor="text1"/>
            <w:sz w:val="24"/>
            <w:szCs w:val="24"/>
            <w:u w:val="single"/>
            <w:lang w:val="en-US"/>
            <w:rPrChange w:id="201" w:author="User" w:date="2021-02-02T22:17:00Z">
              <w:rPr>
                <w:rFonts w:ascii="Times New Roman" w:hAnsi="Times New Roman" w:cs="Times New Roman"/>
                <w:bCs/>
                <w:color w:val="000000" w:themeColor="text1"/>
                <w:sz w:val="24"/>
                <w:szCs w:val="24"/>
                <w:lang w:val="en-US"/>
              </w:rPr>
            </w:rPrChange>
          </w:rPr>
          <w:t>In the second collection, the highest ct value observed for ORF1ab gene at Rangpur Sadar Hospital Drain Effluent (39.73), and N gene at Rohingya camp (39.65), with IC gene at Kurmitola General Hospital Drain Effluent in Dhaka (39.7) while the lowest ORF1ab and N genes found at Rohinga camp (32.11), and N gene at Kurmitola General Hospital Drain Effluent (31) in Dhaka, with IC gene at Rohinga camp (31.53).</w:t>
        </w:r>
      </w:moveFrom>
    </w:p>
    <w:p w14:paraId="04D2B9A1" w14:textId="7DC264EA" w:rsidR="00937056" w:rsidRPr="00B53EAA" w:rsidDel="00B53EAA" w:rsidRDefault="00E95597"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202" w:author="User" w:date="2021-02-02T22:17:00Z">
            <w:rPr>
              <w:rFonts w:ascii="Times New Roman" w:hAnsi="Times New Roman" w:cs="Times New Roman"/>
              <w:b/>
              <w:bCs/>
              <w:color w:val="000000" w:themeColor="text1"/>
              <w:sz w:val="24"/>
              <w:szCs w:val="24"/>
              <w:lang w:val="en-US"/>
            </w:rPr>
          </w:rPrChange>
        </w:rPr>
      </w:pPr>
      <w:moveFrom w:id="203" w:author="User" w:date="2021-02-02T22:15:00Z">
        <w:r w:rsidRPr="00B53EAA" w:rsidDel="00B53EAA">
          <w:rPr>
            <w:rFonts w:ascii="Times New Roman" w:eastAsia="Times New Roman" w:hAnsi="Times New Roman" w:cs="Times New Roman"/>
            <w:snapToGrid w:val="0"/>
            <w:color w:val="000000"/>
            <w:w w:val="0"/>
            <w:sz w:val="0"/>
            <w:szCs w:val="0"/>
            <w:u w:val="single"/>
            <w:bdr w:val="none" w:sz="0" w:space="0" w:color="000000"/>
            <w:shd w:val="clear" w:color="000000" w:fill="000000"/>
            <w:lang w:val="x-none" w:eastAsia="x-none" w:bidi="x-none"/>
            <w:rPrChange w:id="204" w:author="User" w:date="2021-02-02T22:17:00Z">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rPrChange>
          </w:rPr>
          <w:t xml:space="preserve"> </w:t>
        </w:r>
        <w:r w:rsidRPr="00B53EAA" w:rsidDel="00B53EAA">
          <w:rPr>
            <w:rFonts w:ascii="Times New Roman" w:hAnsi="Times New Roman" w:cs="Times New Roman"/>
            <w:b/>
            <w:bCs/>
            <w:noProof/>
            <w:color w:val="000000" w:themeColor="text1"/>
            <w:sz w:val="24"/>
            <w:szCs w:val="24"/>
            <w:u w:val="single"/>
            <w:lang w:val="en-US"/>
            <w:rPrChange w:id="205" w:author="User" w:date="2021-02-02T22:17:00Z">
              <w:rPr>
                <w:rFonts w:ascii="Times New Roman" w:hAnsi="Times New Roman" w:cs="Times New Roman"/>
                <w:b/>
                <w:bCs/>
                <w:noProof/>
                <w:color w:val="000000" w:themeColor="text1"/>
                <w:sz w:val="24"/>
                <w:szCs w:val="24"/>
                <w:lang w:val="en-US"/>
              </w:rPr>
            </w:rPrChange>
          </w:rPr>
          <w:drawing>
            <wp:inline distT="0" distB="0" distL="0" distR="0" wp14:anchorId="42598785" wp14:editId="4BF6135B">
              <wp:extent cx="5940425" cy="1679227"/>
              <wp:effectExtent l="0" t="0" r="3175" b="0"/>
              <wp:docPr id="57" name="Picture 57" descr="C:\Users\User\Desktop\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679227"/>
                      </a:xfrm>
                      <a:prstGeom prst="rect">
                        <a:avLst/>
                      </a:prstGeom>
                      <a:noFill/>
                      <a:ln>
                        <a:noFill/>
                      </a:ln>
                    </pic:spPr>
                  </pic:pic>
                </a:graphicData>
              </a:graphic>
            </wp:inline>
          </w:drawing>
        </w:r>
      </w:moveFrom>
    </w:p>
    <w:p w14:paraId="2327F6E9" w14:textId="50411E68" w:rsidR="00937056" w:rsidRPr="00B53EAA" w:rsidDel="00B53EAA" w:rsidRDefault="00937056" w:rsidP="00B260A7">
      <w:pPr>
        <w:autoSpaceDE w:val="0"/>
        <w:autoSpaceDN w:val="0"/>
        <w:adjustRightInd w:val="0"/>
        <w:spacing w:after="0" w:line="276" w:lineRule="auto"/>
        <w:jc w:val="both"/>
        <w:rPr>
          <w:del w:id="206" w:author="User" w:date="2021-02-02T22:16:00Z"/>
          <w:rFonts w:ascii="Times New Roman" w:hAnsi="Times New Roman" w:cs="Times New Roman"/>
          <w:b/>
          <w:bCs/>
          <w:color w:val="000000" w:themeColor="text1"/>
          <w:sz w:val="24"/>
          <w:szCs w:val="24"/>
          <w:u w:val="single"/>
          <w:lang w:val="en-US"/>
          <w:rPrChange w:id="207" w:author="User" w:date="2021-02-02T22:17:00Z">
            <w:rPr>
              <w:del w:id="208" w:author="User" w:date="2021-02-02T22:16:00Z"/>
              <w:rFonts w:ascii="Times New Roman" w:hAnsi="Times New Roman" w:cs="Times New Roman"/>
              <w:b/>
              <w:bCs/>
              <w:color w:val="000000" w:themeColor="text1"/>
              <w:sz w:val="24"/>
              <w:szCs w:val="24"/>
              <w:lang w:val="en-US"/>
            </w:rPr>
          </w:rPrChange>
        </w:rPr>
      </w:pPr>
      <w:moveFrom w:id="209" w:author="User" w:date="2021-02-02T22:15:00Z">
        <w:r w:rsidRPr="00B53EAA" w:rsidDel="00B53EAA">
          <w:rPr>
            <w:rFonts w:ascii="Times New Roman" w:hAnsi="Times New Roman" w:cs="Times New Roman"/>
            <w:b/>
            <w:bCs/>
            <w:color w:val="000000" w:themeColor="text1"/>
            <w:sz w:val="24"/>
            <w:szCs w:val="24"/>
            <w:u w:val="single"/>
            <w:lang w:val="en-US"/>
            <w:rPrChange w:id="210" w:author="User" w:date="2021-02-02T22:17:00Z">
              <w:rPr>
                <w:rFonts w:ascii="Times New Roman" w:hAnsi="Times New Roman" w:cs="Times New Roman"/>
                <w:b/>
                <w:bCs/>
                <w:color w:val="000000" w:themeColor="text1"/>
                <w:sz w:val="24"/>
                <w:szCs w:val="24"/>
                <w:lang w:val="en-US"/>
              </w:rPr>
            </w:rPrChange>
          </w:rPr>
          <w:t xml:space="preserve">Fig-11 </w:t>
        </w:r>
        <w:bookmarkStart w:id="211" w:name="_Hlk62993398"/>
        <w:r w:rsidRPr="00B53EAA" w:rsidDel="00B53EAA">
          <w:rPr>
            <w:rFonts w:ascii="Times New Roman" w:hAnsi="Times New Roman" w:cs="Times New Roman"/>
            <w:b/>
            <w:bCs/>
            <w:color w:val="000000" w:themeColor="text1"/>
            <w:sz w:val="24"/>
            <w:szCs w:val="24"/>
            <w:u w:val="single"/>
            <w:lang w:val="en-US"/>
            <w:rPrChange w:id="212" w:author="User" w:date="2021-02-02T22:17:00Z">
              <w:rPr>
                <w:rFonts w:ascii="Times New Roman" w:hAnsi="Times New Roman" w:cs="Times New Roman"/>
                <w:b/>
                <w:bCs/>
                <w:color w:val="000000" w:themeColor="text1"/>
                <w:sz w:val="24"/>
                <w:szCs w:val="24"/>
                <w:lang w:val="en-US"/>
              </w:rPr>
            </w:rPrChange>
          </w:rPr>
          <w:t>Positive sample curve</w:t>
        </w:r>
      </w:moveFrom>
      <w:bookmarkEnd w:id="211"/>
    </w:p>
    <w:moveFromRangeEnd w:id="150"/>
    <w:p w14:paraId="095D1F0F" w14:textId="77777777" w:rsidR="00833E60" w:rsidRPr="00B53EAA" w:rsidDel="00B53EAA" w:rsidRDefault="00833E60" w:rsidP="00B260A7">
      <w:pPr>
        <w:autoSpaceDE w:val="0"/>
        <w:autoSpaceDN w:val="0"/>
        <w:adjustRightInd w:val="0"/>
        <w:spacing w:after="0" w:line="276" w:lineRule="auto"/>
        <w:jc w:val="both"/>
        <w:rPr>
          <w:del w:id="213" w:author="User" w:date="2021-02-02T22:16:00Z"/>
          <w:rFonts w:ascii="Times New Roman" w:hAnsi="Times New Roman" w:cs="Times New Roman"/>
          <w:b/>
          <w:bCs/>
          <w:color w:val="000000" w:themeColor="text1"/>
          <w:sz w:val="24"/>
          <w:szCs w:val="24"/>
          <w:u w:val="single"/>
          <w:lang w:val="en-US"/>
          <w:rPrChange w:id="214" w:author="User" w:date="2021-02-02T22:17:00Z">
            <w:rPr>
              <w:del w:id="215" w:author="User" w:date="2021-02-02T22:16:00Z"/>
              <w:rFonts w:ascii="Times New Roman" w:hAnsi="Times New Roman" w:cs="Times New Roman"/>
              <w:b/>
              <w:bCs/>
              <w:color w:val="000000" w:themeColor="text1"/>
              <w:sz w:val="24"/>
              <w:szCs w:val="24"/>
              <w:lang w:val="en-US"/>
            </w:rPr>
          </w:rPrChange>
        </w:rPr>
      </w:pPr>
    </w:p>
    <w:p w14:paraId="4F37FC92" w14:textId="2F0041B3" w:rsidR="00937056" w:rsidRPr="00B53EAA"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u w:val="single"/>
          <w:lang w:val="en-US"/>
          <w:rPrChange w:id="216" w:author="User" w:date="2021-02-02T22:17:00Z">
            <w:rPr>
              <w:rFonts w:ascii="Times New Roman" w:hAnsi="Times New Roman" w:cs="Times New Roman"/>
              <w:b/>
              <w:bCs/>
              <w:color w:val="000000" w:themeColor="text1"/>
              <w:sz w:val="24"/>
              <w:szCs w:val="24"/>
              <w:lang w:val="en-US"/>
            </w:rPr>
          </w:rPrChange>
        </w:rPr>
      </w:pPr>
      <w:r w:rsidRPr="00B53EAA">
        <w:rPr>
          <w:rFonts w:ascii="Times New Roman" w:hAnsi="Times New Roman" w:cs="Times New Roman"/>
          <w:b/>
          <w:bCs/>
          <w:color w:val="000000" w:themeColor="text1"/>
          <w:sz w:val="24"/>
          <w:szCs w:val="24"/>
          <w:u w:val="single"/>
          <w:lang w:val="en-US"/>
          <w:rPrChange w:id="217" w:author="User" w:date="2021-02-02T22:17:00Z">
            <w:rPr>
              <w:rFonts w:ascii="Times New Roman" w:hAnsi="Times New Roman" w:cs="Times New Roman"/>
              <w:b/>
              <w:bCs/>
              <w:color w:val="000000" w:themeColor="text1"/>
              <w:sz w:val="24"/>
              <w:szCs w:val="24"/>
              <w:lang w:val="en-US"/>
            </w:rPr>
          </w:rPrChange>
        </w:rPr>
        <w:t>Statistical Analysis of Data:</w:t>
      </w:r>
    </w:p>
    <w:p w14:paraId="31E14229" w14:textId="0EAF6A6F" w:rsidR="00937056"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From first time sampling mean of three genes are IC (35.97), O RF1ab (35.92), N (35.74) while SD of three genes is IC (2.78), ORF1ab (2.55), </w:t>
      </w:r>
      <w:r w:rsidR="00833E60" w:rsidRPr="00B260A7">
        <w:rPr>
          <w:rFonts w:ascii="Times New Roman" w:hAnsi="Times New Roman" w:cs="Times New Roman"/>
          <w:color w:val="000000" w:themeColor="text1"/>
          <w:sz w:val="24"/>
          <w:szCs w:val="24"/>
          <w:lang w:val="en-US"/>
        </w:rPr>
        <w:t>N (</w:t>
      </w:r>
      <w:r w:rsidRPr="00B260A7">
        <w:rPr>
          <w:rFonts w:ascii="Times New Roman" w:hAnsi="Times New Roman" w:cs="Times New Roman"/>
          <w:color w:val="000000" w:themeColor="text1"/>
          <w:sz w:val="24"/>
          <w:szCs w:val="24"/>
          <w:lang w:val="en-US"/>
        </w:rPr>
        <w:t xml:space="preserve">2.54) as well as second time mean of three genes are IC (36.83), ORF1ab (36.32), N (36.04) whereas SD of three genes is IC (1.66), ORF1ab (1.93), </w:t>
      </w:r>
      <w:proofErr w:type="gramStart"/>
      <w:r w:rsidRPr="00B260A7">
        <w:rPr>
          <w:rFonts w:ascii="Times New Roman" w:hAnsi="Times New Roman" w:cs="Times New Roman"/>
          <w:color w:val="000000" w:themeColor="text1"/>
          <w:sz w:val="24"/>
          <w:szCs w:val="24"/>
          <w:lang w:val="en-US"/>
        </w:rPr>
        <w:t>N(</w:t>
      </w:r>
      <w:proofErr w:type="gramEnd"/>
      <w:r w:rsidRPr="00B260A7">
        <w:rPr>
          <w:rFonts w:ascii="Times New Roman" w:hAnsi="Times New Roman" w:cs="Times New Roman"/>
          <w:color w:val="000000" w:themeColor="text1"/>
          <w:sz w:val="24"/>
          <w:szCs w:val="24"/>
          <w:lang w:val="en-US"/>
        </w:rPr>
        <w:t>2.12) (Table-7,8).</w:t>
      </w:r>
    </w:p>
    <w:p w14:paraId="547D2A9C" w14:textId="77777777" w:rsidR="00833E60" w:rsidRPr="00B260A7" w:rsidRDefault="00833E60" w:rsidP="00B260A7">
      <w:pPr>
        <w:spacing w:line="276" w:lineRule="auto"/>
        <w:jc w:val="both"/>
        <w:rPr>
          <w:rFonts w:ascii="Times New Roman" w:hAnsi="Times New Roman" w:cs="Times New Roman"/>
          <w:color w:val="000000" w:themeColor="text1"/>
          <w:sz w:val="24"/>
          <w:szCs w:val="24"/>
          <w:lang w:val="en-US"/>
        </w:rPr>
      </w:pPr>
    </w:p>
    <w:tbl>
      <w:tblPr>
        <w:tblStyle w:val="TableGrid"/>
        <w:tblW w:w="0" w:type="auto"/>
        <w:tblLook w:val="04A0" w:firstRow="1" w:lastRow="0" w:firstColumn="1" w:lastColumn="0" w:noHBand="0" w:noVBand="1"/>
      </w:tblPr>
      <w:tblGrid>
        <w:gridCol w:w="1869"/>
        <w:gridCol w:w="1869"/>
        <w:gridCol w:w="1869"/>
        <w:gridCol w:w="1869"/>
        <w:gridCol w:w="1869"/>
      </w:tblGrid>
      <w:tr w:rsidR="00937056" w:rsidRPr="00B260A7" w14:paraId="577CC43F" w14:textId="77777777" w:rsidTr="00937056">
        <w:tc>
          <w:tcPr>
            <w:tcW w:w="1869" w:type="dxa"/>
          </w:tcPr>
          <w:p w14:paraId="29B3DF8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Characteristics</w:t>
            </w:r>
          </w:p>
        </w:tc>
        <w:tc>
          <w:tcPr>
            <w:tcW w:w="1869" w:type="dxa"/>
          </w:tcPr>
          <w:p w14:paraId="7494416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Mean</w:t>
            </w:r>
          </w:p>
        </w:tc>
        <w:tc>
          <w:tcPr>
            <w:tcW w:w="1869" w:type="dxa"/>
          </w:tcPr>
          <w:p w14:paraId="769EA938"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SD</w:t>
            </w:r>
          </w:p>
        </w:tc>
        <w:tc>
          <w:tcPr>
            <w:tcW w:w="1869" w:type="dxa"/>
          </w:tcPr>
          <w:p w14:paraId="3FCEB338"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Min</w:t>
            </w:r>
          </w:p>
        </w:tc>
        <w:tc>
          <w:tcPr>
            <w:tcW w:w="1869" w:type="dxa"/>
          </w:tcPr>
          <w:p w14:paraId="77BE3824"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Max</w:t>
            </w:r>
          </w:p>
        </w:tc>
      </w:tr>
      <w:tr w:rsidR="00937056" w:rsidRPr="00B260A7" w14:paraId="7DBDD2A3" w14:textId="77777777" w:rsidTr="00937056">
        <w:tc>
          <w:tcPr>
            <w:tcW w:w="1869" w:type="dxa"/>
          </w:tcPr>
          <w:p w14:paraId="688198CC"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pH</w:t>
            </w:r>
          </w:p>
        </w:tc>
        <w:tc>
          <w:tcPr>
            <w:tcW w:w="1869" w:type="dxa"/>
          </w:tcPr>
          <w:p w14:paraId="4ECFCA3C"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7.12</w:t>
            </w:r>
          </w:p>
        </w:tc>
        <w:tc>
          <w:tcPr>
            <w:tcW w:w="1869" w:type="dxa"/>
          </w:tcPr>
          <w:p w14:paraId="148E50DE"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0.72</w:t>
            </w:r>
          </w:p>
        </w:tc>
        <w:tc>
          <w:tcPr>
            <w:tcW w:w="1869" w:type="dxa"/>
          </w:tcPr>
          <w:p w14:paraId="32C10BCC" w14:textId="77777777" w:rsidR="00937056" w:rsidRPr="00B260A7" w:rsidRDefault="00937056" w:rsidP="00B260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rFonts w:ascii="Times New Roman" w:eastAsia="Times New Roman" w:hAnsi="Times New Roman" w:cs="Times New Roman"/>
                <w:color w:val="000000" w:themeColor="text1"/>
                <w:sz w:val="24"/>
                <w:szCs w:val="24"/>
                <w:lang w:eastAsia="en-GB"/>
              </w:rPr>
            </w:pPr>
            <w:r w:rsidRPr="00B260A7">
              <w:rPr>
                <w:rFonts w:ascii="Times New Roman" w:eastAsia="Times New Roman" w:hAnsi="Times New Roman" w:cs="Times New Roman"/>
                <w:color w:val="000000" w:themeColor="text1"/>
                <w:sz w:val="24"/>
                <w:szCs w:val="24"/>
                <w:bdr w:val="none" w:sz="0" w:space="0" w:color="auto" w:frame="1"/>
                <w:lang w:eastAsia="en-GB"/>
              </w:rPr>
              <w:t>6.30</w:t>
            </w:r>
          </w:p>
        </w:tc>
        <w:tc>
          <w:tcPr>
            <w:tcW w:w="1869" w:type="dxa"/>
          </w:tcPr>
          <w:p w14:paraId="32EE5EF6"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12.50</w:t>
            </w:r>
          </w:p>
        </w:tc>
      </w:tr>
      <w:tr w:rsidR="00937056" w:rsidRPr="00B260A7" w14:paraId="1F210438" w14:textId="77777777" w:rsidTr="00937056">
        <w:tc>
          <w:tcPr>
            <w:tcW w:w="1869" w:type="dxa"/>
          </w:tcPr>
          <w:p w14:paraId="7646BE28"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Temperature</w:t>
            </w:r>
          </w:p>
        </w:tc>
        <w:tc>
          <w:tcPr>
            <w:tcW w:w="1869" w:type="dxa"/>
          </w:tcPr>
          <w:p w14:paraId="12FA09FB"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28.68</w:t>
            </w:r>
          </w:p>
        </w:tc>
        <w:tc>
          <w:tcPr>
            <w:tcW w:w="1869" w:type="dxa"/>
          </w:tcPr>
          <w:p w14:paraId="1D5DA8FE"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2.15</w:t>
            </w:r>
          </w:p>
        </w:tc>
        <w:tc>
          <w:tcPr>
            <w:tcW w:w="1869" w:type="dxa"/>
          </w:tcPr>
          <w:p w14:paraId="2D28E4B4"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22.10</w:t>
            </w:r>
          </w:p>
        </w:tc>
        <w:tc>
          <w:tcPr>
            <w:tcW w:w="1869" w:type="dxa"/>
          </w:tcPr>
          <w:p w14:paraId="14DA8B5C"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32.60</w:t>
            </w:r>
          </w:p>
        </w:tc>
      </w:tr>
      <w:tr w:rsidR="00937056" w:rsidRPr="00B260A7" w14:paraId="0733D2DB" w14:textId="77777777" w:rsidTr="00937056">
        <w:tc>
          <w:tcPr>
            <w:tcW w:w="1869" w:type="dxa"/>
          </w:tcPr>
          <w:p w14:paraId="50AB89D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Cy5 (1)</w:t>
            </w:r>
          </w:p>
        </w:tc>
        <w:tc>
          <w:tcPr>
            <w:tcW w:w="1869" w:type="dxa"/>
          </w:tcPr>
          <w:p w14:paraId="5FD50C52"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35.97</w:t>
            </w:r>
          </w:p>
        </w:tc>
        <w:tc>
          <w:tcPr>
            <w:tcW w:w="1869" w:type="dxa"/>
          </w:tcPr>
          <w:p w14:paraId="0B469D9A"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2.78</w:t>
            </w:r>
          </w:p>
        </w:tc>
        <w:tc>
          <w:tcPr>
            <w:tcW w:w="1869" w:type="dxa"/>
          </w:tcPr>
          <w:p w14:paraId="2F18E16E"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25.45</w:t>
            </w:r>
          </w:p>
        </w:tc>
        <w:tc>
          <w:tcPr>
            <w:tcW w:w="1869" w:type="dxa"/>
          </w:tcPr>
          <w:p w14:paraId="688D138C"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39.48</w:t>
            </w:r>
          </w:p>
        </w:tc>
      </w:tr>
      <w:tr w:rsidR="00937056" w:rsidRPr="00B260A7" w14:paraId="206CBC75" w14:textId="77777777" w:rsidTr="00937056">
        <w:tc>
          <w:tcPr>
            <w:tcW w:w="1869" w:type="dxa"/>
          </w:tcPr>
          <w:p w14:paraId="6A2CCBBC"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FAM (1)</w:t>
            </w:r>
          </w:p>
        </w:tc>
        <w:tc>
          <w:tcPr>
            <w:tcW w:w="1869" w:type="dxa"/>
          </w:tcPr>
          <w:p w14:paraId="5390E3A1"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35.92</w:t>
            </w:r>
          </w:p>
        </w:tc>
        <w:tc>
          <w:tcPr>
            <w:tcW w:w="1869" w:type="dxa"/>
          </w:tcPr>
          <w:p w14:paraId="78798CBF"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2.55</w:t>
            </w:r>
          </w:p>
        </w:tc>
        <w:tc>
          <w:tcPr>
            <w:tcW w:w="1869" w:type="dxa"/>
          </w:tcPr>
          <w:p w14:paraId="6A1985DA"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26.14</w:t>
            </w:r>
          </w:p>
        </w:tc>
        <w:tc>
          <w:tcPr>
            <w:tcW w:w="1869" w:type="dxa"/>
          </w:tcPr>
          <w:p w14:paraId="7030EFCF"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39.37</w:t>
            </w:r>
          </w:p>
        </w:tc>
      </w:tr>
      <w:tr w:rsidR="00937056" w:rsidRPr="00B260A7" w14:paraId="71A1D064" w14:textId="77777777" w:rsidTr="00937056">
        <w:tc>
          <w:tcPr>
            <w:tcW w:w="1869" w:type="dxa"/>
          </w:tcPr>
          <w:p w14:paraId="0686897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Rox (1)</w:t>
            </w:r>
          </w:p>
        </w:tc>
        <w:tc>
          <w:tcPr>
            <w:tcW w:w="1869" w:type="dxa"/>
          </w:tcPr>
          <w:p w14:paraId="7254F744"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35.74</w:t>
            </w:r>
          </w:p>
        </w:tc>
        <w:tc>
          <w:tcPr>
            <w:tcW w:w="1869" w:type="dxa"/>
          </w:tcPr>
          <w:p w14:paraId="409EE5C3"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2.54</w:t>
            </w:r>
          </w:p>
        </w:tc>
        <w:tc>
          <w:tcPr>
            <w:tcW w:w="1869" w:type="dxa"/>
          </w:tcPr>
          <w:p w14:paraId="2AE13FA2"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26.28</w:t>
            </w:r>
          </w:p>
        </w:tc>
        <w:tc>
          <w:tcPr>
            <w:tcW w:w="1869" w:type="dxa"/>
          </w:tcPr>
          <w:p w14:paraId="1E5302DE"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40.85</w:t>
            </w:r>
          </w:p>
        </w:tc>
      </w:tr>
      <w:tr w:rsidR="00937056" w:rsidRPr="00B260A7" w14:paraId="56852E4A" w14:textId="77777777" w:rsidTr="00937056">
        <w:trPr>
          <w:trHeight w:val="77"/>
        </w:trPr>
        <w:tc>
          <w:tcPr>
            <w:tcW w:w="1869" w:type="dxa"/>
          </w:tcPr>
          <w:p w14:paraId="67C4930C"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Cy5 (2)</w:t>
            </w:r>
          </w:p>
        </w:tc>
        <w:tc>
          <w:tcPr>
            <w:tcW w:w="1869" w:type="dxa"/>
          </w:tcPr>
          <w:p w14:paraId="7B4A23F9"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36.83</w:t>
            </w:r>
          </w:p>
        </w:tc>
        <w:tc>
          <w:tcPr>
            <w:tcW w:w="1869" w:type="dxa"/>
          </w:tcPr>
          <w:p w14:paraId="665307E2"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1.66</w:t>
            </w:r>
          </w:p>
        </w:tc>
        <w:tc>
          <w:tcPr>
            <w:tcW w:w="1869" w:type="dxa"/>
          </w:tcPr>
          <w:p w14:paraId="1A624FD5"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31.53</w:t>
            </w:r>
          </w:p>
        </w:tc>
        <w:tc>
          <w:tcPr>
            <w:tcW w:w="1869" w:type="dxa"/>
          </w:tcPr>
          <w:p w14:paraId="489D52FA"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39.70</w:t>
            </w:r>
          </w:p>
        </w:tc>
      </w:tr>
      <w:tr w:rsidR="00937056" w:rsidRPr="00B260A7" w14:paraId="41859B38" w14:textId="77777777" w:rsidTr="00937056">
        <w:tc>
          <w:tcPr>
            <w:tcW w:w="1869" w:type="dxa"/>
          </w:tcPr>
          <w:p w14:paraId="4E4DB52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FAM (2)</w:t>
            </w:r>
          </w:p>
        </w:tc>
        <w:tc>
          <w:tcPr>
            <w:tcW w:w="1869" w:type="dxa"/>
          </w:tcPr>
          <w:p w14:paraId="162C9FEC"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36.32</w:t>
            </w:r>
          </w:p>
        </w:tc>
        <w:tc>
          <w:tcPr>
            <w:tcW w:w="1869" w:type="dxa"/>
          </w:tcPr>
          <w:p w14:paraId="48FFDE07"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1.93</w:t>
            </w:r>
          </w:p>
        </w:tc>
        <w:tc>
          <w:tcPr>
            <w:tcW w:w="1869" w:type="dxa"/>
          </w:tcPr>
          <w:p w14:paraId="1AF57C5A"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32.11</w:t>
            </w:r>
          </w:p>
        </w:tc>
        <w:tc>
          <w:tcPr>
            <w:tcW w:w="1869" w:type="dxa"/>
          </w:tcPr>
          <w:p w14:paraId="56B038F3"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39.73</w:t>
            </w:r>
          </w:p>
        </w:tc>
      </w:tr>
      <w:tr w:rsidR="00937056" w:rsidRPr="00B260A7" w14:paraId="5F578544" w14:textId="77777777" w:rsidTr="00937056">
        <w:tc>
          <w:tcPr>
            <w:tcW w:w="1869" w:type="dxa"/>
          </w:tcPr>
          <w:p w14:paraId="3DA07E1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Rox (2)</w:t>
            </w:r>
          </w:p>
        </w:tc>
        <w:tc>
          <w:tcPr>
            <w:tcW w:w="1869" w:type="dxa"/>
          </w:tcPr>
          <w:p w14:paraId="51134FBD"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36.04</w:t>
            </w:r>
          </w:p>
        </w:tc>
        <w:tc>
          <w:tcPr>
            <w:tcW w:w="1869" w:type="dxa"/>
          </w:tcPr>
          <w:p w14:paraId="6CE6F5C0"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2.12</w:t>
            </w:r>
          </w:p>
        </w:tc>
        <w:tc>
          <w:tcPr>
            <w:tcW w:w="1869" w:type="dxa"/>
          </w:tcPr>
          <w:p w14:paraId="736EBCC2"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31.00</w:t>
            </w:r>
          </w:p>
        </w:tc>
        <w:tc>
          <w:tcPr>
            <w:tcW w:w="1869" w:type="dxa"/>
          </w:tcPr>
          <w:p w14:paraId="7A4C61F9" w14:textId="77777777" w:rsidR="00937056" w:rsidRPr="00B260A7" w:rsidRDefault="00937056" w:rsidP="00B260A7">
            <w:pPr>
              <w:pStyle w:val="HTMLPreformatted"/>
              <w:shd w:val="clear" w:color="auto" w:fill="FFFFFF"/>
              <w:wordWrap w:val="0"/>
              <w:spacing w:line="276" w:lineRule="auto"/>
              <w:jc w:val="both"/>
              <w:rPr>
                <w:rFonts w:ascii="Times New Roman" w:hAnsi="Times New Roman" w:cs="Times New Roman"/>
                <w:color w:val="000000" w:themeColor="text1"/>
                <w:sz w:val="24"/>
                <w:szCs w:val="24"/>
              </w:rPr>
            </w:pPr>
            <w:r w:rsidRPr="00B260A7">
              <w:rPr>
                <w:rStyle w:val="ggboefpdpvb"/>
                <w:rFonts w:ascii="Times New Roman" w:hAnsi="Times New Roman" w:cs="Times New Roman"/>
                <w:color w:val="000000" w:themeColor="text1"/>
                <w:sz w:val="24"/>
                <w:szCs w:val="24"/>
                <w:bdr w:val="none" w:sz="0" w:space="0" w:color="auto" w:frame="1"/>
              </w:rPr>
              <w:t>39.65</w:t>
            </w:r>
          </w:p>
        </w:tc>
      </w:tr>
    </w:tbl>
    <w:p w14:paraId="3BA06CA0" w14:textId="38416DDF"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rPr>
        <w:t xml:space="preserve">Table </w:t>
      </w:r>
      <w:r w:rsidRPr="00B260A7">
        <w:rPr>
          <w:rFonts w:ascii="Times New Roman" w:hAnsi="Times New Roman" w:cs="Times New Roman"/>
          <w:color w:val="000000" w:themeColor="text1"/>
          <w:sz w:val="24"/>
          <w:szCs w:val="24"/>
          <w:lang w:val="en-US"/>
        </w:rPr>
        <w:t>7</w:t>
      </w:r>
      <w:r w:rsidRPr="00B260A7">
        <w:rPr>
          <w:rFonts w:ascii="Times New Roman" w:hAnsi="Times New Roman" w:cs="Times New Roman"/>
          <w:color w:val="000000" w:themeColor="text1"/>
          <w:sz w:val="24"/>
          <w:szCs w:val="24"/>
        </w:rPr>
        <w:t xml:space="preserve">: </w:t>
      </w:r>
      <w:bookmarkStart w:id="218" w:name="_Hlk62993038"/>
      <w:r w:rsidRPr="00B260A7">
        <w:rPr>
          <w:rFonts w:ascii="Times New Roman" w:hAnsi="Times New Roman" w:cs="Times New Roman"/>
          <w:color w:val="000000" w:themeColor="text1"/>
          <w:sz w:val="24"/>
          <w:szCs w:val="24"/>
        </w:rPr>
        <w:t>Descriptive</w:t>
      </w:r>
      <w:r w:rsidRPr="00B260A7">
        <w:rPr>
          <w:rFonts w:ascii="Times New Roman" w:hAnsi="Times New Roman" w:cs="Times New Roman"/>
          <w:color w:val="000000" w:themeColor="text1"/>
          <w:sz w:val="24"/>
          <w:szCs w:val="24"/>
          <w:lang w:val="en-US"/>
        </w:rPr>
        <w:t xml:space="preserve"> analysis of result data</w:t>
      </w:r>
      <w:bookmarkEnd w:id="218"/>
    </w:p>
    <w:p w14:paraId="147417A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p>
    <w:p w14:paraId="27EF0063"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No significant differences were observed when the three genes Ct value of the first and second collection specimens was compared with each other.</w:t>
      </w:r>
    </w:p>
    <w:p w14:paraId="16EE9B6D"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p>
    <w:p w14:paraId="5ACD66AF" w14:textId="033DD162" w:rsidR="00937056" w:rsidRDefault="00937056" w:rsidP="00B260A7">
      <w:pPr>
        <w:spacing w:line="276" w:lineRule="auto"/>
        <w:jc w:val="both"/>
        <w:rPr>
          <w:ins w:id="219" w:author="User" w:date="2021-02-02T22:20:00Z"/>
          <w:rFonts w:ascii="Times New Roman" w:hAnsi="Times New Roman" w:cs="Times New Roman"/>
          <w:b/>
          <w:color w:val="000000" w:themeColor="text1"/>
          <w:sz w:val="24"/>
          <w:szCs w:val="24"/>
          <w:lang w:val="en-US"/>
        </w:rPr>
      </w:pPr>
      <w:bookmarkStart w:id="220" w:name="_Hlk62992630"/>
      <w:r w:rsidRPr="00B260A7">
        <w:rPr>
          <w:rFonts w:ascii="Times New Roman" w:hAnsi="Times New Roman" w:cs="Times New Roman"/>
          <w:b/>
          <w:color w:val="000000" w:themeColor="text1"/>
          <w:sz w:val="24"/>
          <w:szCs w:val="24"/>
          <w:lang w:val="en-US"/>
        </w:rPr>
        <w:t xml:space="preserve">Correlation of </w:t>
      </w:r>
      <w:proofErr w:type="spellStart"/>
      <w:r w:rsidRPr="00B260A7">
        <w:rPr>
          <w:rFonts w:ascii="Times New Roman" w:hAnsi="Times New Roman" w:cs="Times New Roman"/>
          <w:b/>
          <w:color w:val="000000" w:themeColor="text1"/>
          <w:sz w:val="24"/>
          <w:szCs w:val="24"/>
          <w:lang w:val="en-US"/>
        </w:rPr>
        <w:t>ct</w:t>
      </w:r>
      <w:proofErr w:type="spellEnd"/>
      <w:r w:rsidRPr="00B260A7">
        <w:rPr>
          <w:rFonts w:ascii="Times New Roman" w:hAnsi="Times New Roman" w:cs="Times New Roman"/>
          <w:b/>
          <w:color w:val="000000" w:themeColor="text1"/>
          <w:sz w:val="24"/>
          <w:szCs w:val="24"/>
          <w:lang w:val="en-US"/>
        </w:rPr>
        <w:t xml:space="preserve"> values with sample’s P</w:t>
      </w:r>
      <w:r w:rsidRPr="00B260A7">
        <w:rPr>
          <w:rFonts w:ascii="Times New Roman" w:hAnsi="Times New Roman" w:cs="Times New Roman"/>
          <w:b/>
          <w:color w:val="000000" w:themeColor="text1"/>
          <w:sz w:val="24"/>
          <w:szCs w:val="24"/>
          <w:vertAlign w:val="superscript"/>
          <w:lang w:val="en-US"/>
        </w:rPr>
        <w:t>H</w:t>
      </w:r>
      <w:r w:rsidRPr="00B260A7">
        <w:rPr>
          <w:rFonts w:ascii="Times New Roman" w:hAnsi="Times New Roman" w:cs="Times New Roman"/>
          <w:b/>
          <w:color w:val="000000" w:themeColor="text1"/>
          <w:sz w:val="24"/>
          <w:szCs w:val="24"/>
          <w:lang w:val="en-US"/>
        </w:rPr>
        <w:t xml:space="preserve"> and Temperature</w:t>
      </w:r>
      <w:proofErr w:type="gramStart"/>
      <w:r w:rsidRPr="00B260A7">
        <w:rPr>
          <w:rFonts w:ascii="Times New Roman" w:hAnsi="Times New Roman" w:cs="Times New Roman"/>
          <w:b/>
          <w:color w:val="000000" w:themeColor="text1"/>
          <w:sz w:val="24"/>
          <w:szCs w:val="24"/>
          <w:lang w:val="en-US"/>
        </w:rPr>
        <w:t>-</w:t>
      </w:r>
      <w:ins w:id="221" w:author="User" w:date="2021-02-02T22:19:00Z">
        <w:r w:rsidR="00B53EAA">
          <w:rPr>
            <w:rFonts w:ascii="Times New Roman" w:hAnsi="Times New Roman" w:cs="Times New Roman"/>
            <w:b/>
            <w:color w:val="000000" w:themeColor="text1"/>
            <w:sz w:val="24"/>
            <w:szCs w:val="24"/>
            <w:lang w:val="en-US"/>
          </w:rPr>
          <w:t>(</w:t>
        </w:r>
        <w:proofErr w:type="gramEnd"/>
        <w:r w:rsidR="00B53EAA">
          <w:rPr>
            <w:rFonts w:ascii="Times New Roman" w:hAnsi="Times New Roman" w:cs="Times New Roman"/>
            <w:b/>
            <w:color w:val="000000" w:themeColor="text1"/>
            <w:sz w:val="24"/>
            <w:szCs w:val="24"/>
            <w:lang w:val="en-US"/>
          </w:rPr>
          <w:t>P</w:t>
        </w:r>
        <w:r w:rsidR="00B53EAA" w:rsidRPr="00B53EAA">
          <w:rPr>
            <w:rFonts w:ascii="Times New Roman" w:hAnsi="Times New Roman" w:cs="Times New Roman"/>
            <w:b/>
            <w:color w:val="000000" w:themeColor="text1"/>
            <w:sz w:val="24"/>
            <w:szCs w:val="24"/>
            <w:vertAlign w:val="superscript"/>
            <w:lang w:val="en-US"/>
            <w:rPrChange w:id="222" w:author="User" w:date="2021-02-02T22:19:00Z">
              <w:rPr>
                <w:rFonts w:ascii="Times New Roman" w:hAnsi="Times New Roman" w:cs="Times New Roman"/>
                <w:b/>
                <w:color w:val="000000" w:themeColor="text1"/>
                <w:sz w:val="24"/>
                <w:szCs w:val="24"/>
                <w:lang w:val="en-US"/>
              </w:rPr>
            </w:rPrChange>
          </w:rPr>
          <w:t>H</w:t>
        </w:r>
        <w:r w:rsidR="00B53EAA">
          <w:rPr>
            <w:rFonts w:ascii="Times New Roman" w:hAnsi="Times New Roman" w:cs="Times New Roman"/>
            <w:b/>
            <w:color w:val="000000" w:themeColor="text1"/>
            <w:sz w:val="24"/>
            <w:szCs w:val="24"/>
            <w:lang w:val="en-US"/>
          </w:rPr>
          <w:t xml:space="preserve"> and Tem</w:t>
        </w:r>
      </w:ins>
      <w:ins w:id="223" w:author="User" w:date="2021-02-02T22:20:00Z">
        <w:r w:rsidR="00B53EAA">
          <w:rPr>
            <w:rFonts w:ascii="Times New Roman" w:hAnsi="Times New Roman" w:cs="Times New Roman"/>
            <w:b/>
            <w:color w:val="000000" w:themeColor="text1"/>
            <w:sz w:val="24"/>
            <w:szCs w:val="24"/>
            <w:lang w:val="en-US"/>
          </w:rPr>
          <w:t>p</w:t>
        </w:r>
      </w:ins>
      <w:ins w:id="224" w:author="User" w:date="2021-02-02T22:19:00Z">
        <w:r w:rsidR="00B53EAA">
          <w:rPr>
            <w:rFonts w:ascii="Times New Roman" w:hAnsi="Times New Roman" w:cs="Times New Roman"/>
            <w:b/>
            <w:color w:val="000000" w:themeColor="text1"/>
            <w:sz w:val="24"/>
            <w:szCs w:val="24"/>
            <w:lang w:val="en-US"/>
          </w:rPr>
          <w:t xml:space="preserve"> affect viral loads)</w:t>
        </w:r>
      </w:ins>
    </w:p>
    <w:p w14:paraId="24CD7A37" w14:textId="20334EE3" w:rsidR="00B53EAA" w:rsidRPr="00B260A7" w:rsidRDefault="00B53EAA" w:rsidP="00B260A7">
      <w:pPr>
        <w:spacing w:line="276" w:lineRule="auto"/>
        <w:jc w:val="both"/>
        <w:rPr>
          <w:rFonts w:ascii="Times New Roman" w:hAnsi="Times New Roman" w:cs="Times New Roman"/>
          <w:b/>
          <w:color w:val="000000" w:themeColor="text1"/>
          <w:sz w:val="24"/>
          <w:szCs w:val="24"/>
          <w:lang w:val="en-US"/>
        </w:rPr>
      </w:pPr>
      <w:ins w:id="225" w:author="User" w:date="2021-02-02T22:20:00Z">
        <w:r>
          <w:rPr>
            <w:rFonts w:ascii="Times New Roman" w:hAnsi="Times New Roman" w:cs="Times New Roman"/>
            <w:b/>
            <w:color w:val="000000" w:themeColor="text1"/>
            <w:sz w:val="24"/>
            <w:szCs w:val="24"/>
            <w:lang w:val="en-US"/>
          </w:rPr>
          <w:t xml:space="preserve">Heat map and </w:t>
        </w:r>
        <w:proofErr w:type="gramStart"/>
        <w:r>
          <w:rPr>
            <w:rFonts w:ascii="Times New Roman" w:hAnsi="Times New Roman" w:cs="Times New Roman"/>
            <w:b/>
            <w:color w:val="000000" w:themeColor="text1"/>
            <w:sz w:val="24"/>
            <w:szCs w:val="24"/>
            <w:lang w:val="en-US"/>
          </w:rPr>
          <w:t>PCO..</w:t>
        </w:r>
        <w:proofErr w:type="gramEnd"/>
        <w:r>
          <w:rPr>
            <w:rFonts w:ascii="Times New Roman" w:hAnsi="Times New Roman" w:cs="Times New Roman"/>
            <w:b/>
            <w:color w:val="000000" w:themeColor="text1"/>
            <w:sz w:val="24"/>
            <w:szCs w:val="24"/>
            <w:lang w:val="en-US"/>
          </w:rPr>
          <w:t>(MS)</w:t>
        </w:r>
      </w:ins>
    </w:p>
    <w:bookmarkEnd w:id="220"/>
    <w:p w14:paraId="14E9295C" w14:textId="21DB202E"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Physicochemical parameters, such as P</w:t>
      </w:r>
      <w:r w:rsidRPr="00B260A7">
        <w:rPr>
          <w:rFonts w:ascii="Times New Roman" w:hAnsi="Times New Roman" w:cs="Times New Roman"/>
          <w:color w:val="000000" w:themeColor="text1"/>
          <w:sz w:val="24"/>
          <w:szCs w:val="24"/>
          <w:vertAlign w:val="superscript"/>
          <w:lang w:val="en-US"/>
        </w:rPr>
        <w:t>H</w:t>
      </w:r>
      <w:r w:rsidRPr="00B260A7">
        <w:rPr>
          <w:rFonts w:ascii="Times New Roman" w:hAnsi="Times New Roman" w:cs="Times New Roman"/>
          <w:color w:val="000000" w:themeColor="text1"/>
          <w:sz w:val="24"/>
          <w:szCs w:val="24"/>
          <w:lang w:val="en-US"/>
        </w:rPr>
        <w:t xml:space="preserve"> (6.30-12.50) and Temperature (22.10-32.60) of all wastewater samples are measured. Samples mean P</w:t>
      </w:r>
      <w:r w:rsidRPr="00B260A7">
        <w:rPr>
          <w:rFonts w:ascii="Times New Roman" w:hAnsi="Times New Roman" w:cs="Times New Roman"/>
          <w:color w:val="000000" w:themeColor="text1"/>
          <w:sz w:val="24"/>
          <w:szCs w:val="24"/>
          <w:vertAlign w:val="superscript"/>
          <w:lang w:val="en-US"/>
        </w:rPr>
        <w:t>H</w:t>
      </w:r>
      <w:r w:rsidRPr="00B260A7">
        <w:rPr>
          <w:rFonts w:ascii="Times New Roman" w:hAnsi="Times New Roman" w:cs="Times New Roman"/>
          <w:color w:val="000000" w:themeColor="text1"/>
          <w:sz w:val="24"/>
          <w:szCs w:val="24"/>
          <w:lang w:val="en-US"/>
        </w:rPr>
        <w:t xml:space="preserve"> observed as 7.12 with a standard deviation (SD) of 0.72 while the mean temperature was found 28.68ºC with 2.15ºC standard deviation.</w:t>
      </w:r>
    </w:p>
    <w:p w14:paraId="4D4E4184" w14:textId="1570A4C3" w:rsidR="00C27CF1" w:rsidRPr="00C27CF1" w:rsidRDefault="00C27CF1" w:rsidP="00C27CF1">
      <w:pPr>
        <w:spacing w:line="276" w:lineRule="auto"/>
        <w:jc w:val="both"/>
        <w:rPr>
          <w:rFonts w:ascii="Times New Roman" w:hAnsi="Times New Roman" w:cs="Times New Roman"/>
          <w:color w:val="000000" w:themeColor="text1"/>
          <w:sz w:val="24"/>
          <w:szCs w:val="24"/>
          <w:lang w:val="en-US"/>
          <w:rPrChange w:id="226" w:author="User" w:date="2021-02-02T22:30:00Z">
            <w:rPr>
              <w:rFonts w:ascii="Times New Roman" w:hAnsi="Times New Roman" w:cs="Times New Roman"/>
              <w:color w:val="000000" w:themeColor="text1"/>
              <w:sz w:val="24"/>
              <w:szCs w:val="24"/>
            </w:rPr>
          </w:rPrChange>
        </w:rPr>
      </w:pPr>
      <w:moveToRangeStart w:id="227" w:author="User" w:date="2021-02-02T22:28:00Z" w:name="move63197330"/>
      <w:moveTo w:id="228" w:author="User" w:date="2021-02-02T22:28:00Z">
        <w:r w:rsidRPr="00E529C1">
          <w:rPr>
            <w:rFonts w:ascii="Times New Roman" w:hAnsi="Times New Roman" w:cs="Times New Roman"/>
            <w:b/>
            <w:color w:val="000000" w:themeColor="text1"/>
            <w:sz w:val="24"/>
            <w:szCs w:val="24"/>
          </w:rPr>
          <w:lastRenderedPageBreak/>
          <w:t xml:space="preserve">Table </w:t>
        </w:r>
        <w:r w:rsidRPr="00E529C1">
          <w:rPr>
            <w:rFonts w:ascii="Times New Roman" w:hAnsi="Times New Roman" w:cs="Times New Roman"/>
            <w:b/>
            <w:color w:val="000000" w:themeColor="text1"/>
            <w:sz w:val="24"/>
            <w:szCs w:val="24"/>
            <w:lang w:val="en-US"/>
          </w:rPr>
          <w:t>9</w:t>
        </w:r>
        <w:r w:rsidRPr="00E529C1">
          <w:rPr>
            <w:rFonts w:ascii="Times New Roman" w:hAnsi="Times New Roman" w:cs="Times New Roman"/>
            <w:b/>
            <w:color w:val="000000" w:themeColor="text1"/>
            <w:sz w:val="24"/>
            <w:szCs w:val="24"/>
          </w:rPr>
          <w:t xml:space="preserve">: </w:t>
        </w:r>
      </w:moveTo>
      <w:ins w:id="229" w:author="User" w:date="2021-02-02T22:29:00Z">
        <w:r w:rsidRPr="00C27CF1">
          <w:rPr>
            <w:rFonts w:ascii="Times New Roman" w:hAnsi="Times New Roman" w:cs="Times New Roman"/>
            <w:color w:val="000000" w:themeColor="text1"/>
            <w:sz w:val="24"/>
            <w:szCs w:val="24"/>
            <w:lang w:val="en-US"/>
            <w:rPrChange w:id="230" w:author="User" w:date="2021-02-02T22:30:00Z">
              <w:rPr>
                <w:rFonts w:ascii="Times New Roman" w:hAnsi="Times New Roman" w:cs="Times New Roman"/>
                <w:b/>
                <w:color w:val="000000" w:themeColor="text1"/>
                <w:sz w:val="24"/>
                <w:szCs w:val="24"/>
                <w:lang w:val="en-US"/>
              </w:rPr>
            </w:rPrChange>
          </w:rPr>
          <w:t xml:space="preserve">Effect of different </w:t>
        </w:r>
        <w:r>
          <w:rPr>
            <w:rFonts w:ascii="Times New Roman" w:hAnsi="Times New Roman" w:cs="Times New Roman"/>
            <w:color w:val="000000" w:themeColor="text1"/>
            <w:sz w:val="24"/>
            <w:szCs w:val="24"/>
            <w:lang w:val="en-US"/>
          </w:rPr>
          <w:t>p</w:t>
        </w:r>
        <w:r w:rsidRPr="00C27CF1">
          <w:rPr>
            <w:rFonts w:ascii="Times New Roman" w:hAnsi="Times New Roman" w:cs="Times New Roman"/>
            <w:color w:val="000000" w:themeColor="text1"/>
            <w:sz w:val="24"/>
            <w:szCs w:val="24"/>
            <w:lang w:val="en-US"/>
            <w:rPrChange w:id="231" w:author="User" w:date="2021-02-02T22:30:00Z">
              <w:rPr>
                <w:rFonts w:ascii="Times New Roman" w:hAnsi="Times New Roman" w:cs="Times New Roman"/>
                <w:b/>
                <w:color w:val="000000" w:themeColor="text1"/>
                <w:sz w:val="24"/>
                <w:szCs w:val="24"/>
                <w:lang w:val="en-US"/>
              </w:rPr>
            </w:rPrChange>
          </w:rPr>
          <w:t xml:space="preserve">hysicochemical </w:t>
        </w:r>
      </w:ins>
      <w:ins w:id="232" w:author="User" w:date="2021-02-02T22:30:00Z">
        <w:r>
          <w:rPr>
            <w:rFonts w:ascii="Times New Roman" w:hAnsi="Times New Roman" w:cs="Times New Roman"/>
            <w:color w:val="000000" w:themeColor="text1"/>
            <w:sz w:val="24"/>
            <w:szCs w:val="24"/>
            <w:lang w:val="en-US"/>
          </w:rPr>
          <w:t>p</w:t>
        </w:r>
        <w:r w:rsidRPr="00C27CF1">
          <w:rPr>
            <w:rFonts w:ascii="Times New Roman" w:hAnsi="Times New Roman" w:cs="Times New Roman"/>
            <w:color w:val="000000" w:themeColor="text1"/>
            <w:sz w:val="24"/>
            <w:szCs w:val="24"/>
            <w:lang w:val="en-US"/>
            <w:rPrChange w:id="233" w:author="User" w:date="2021-02-02T22:30:00Z">
              <w:rPr>
                <w:rFonts w:ascii="Times New Roman" w:hAnsi="Times New Roman" w:cs="Times New Roman"/>
                <w:b/>
                <w:color w:val="000000" w:themeColor="text1"/>
                <w:sz w:val="24"/>
                <w:szCs w:val="24"/>
                <w:lang w:val="en-US"/>
              </w:rPr>
            </w:rPrChange>
          </w:rPr>
          <w:t>arameters</w:t>
        </w:r>
      </w:ins>
      <w:ins w:id="234" w:author="User" w:date="2021-02-02T22:29:00Z">
        <w:r w:rsidRPr="00C27CF1">
          <w:rPr>
            <w:rFonts w:ascii="Times New Roman" w:hAnsi="Times New Roman" w:cs="Times New Roman"/>
            <w:color w:val="000000" w:themeColor="text1"/>
            <w:sz w:val="24"/>
            <w:szCs w:val="24"/>
            <w:lang w:val="en-US"/>
            <w:rPrChange w:id="235" w:author="User" w:date="2021-02-02T22:30:00Z">
              <w:rPr>
                <w:rFonts w:ascii="Times New Roman" w:hAnsi="Times New Roman" w:cs="Times New Roman"/>
                <w:b/>
                <w:color w:val="000000" w:themeColor="text1"/>
                <w:sz w:val="24"/>
                <w:szCs w:val="24"/>
                <w:lang w:val="en-US"/>
              </w:rPr>
            </w:rPrChange>
          </w:rPr>
          <w:t xml:space="preserve"> </w:t>
        </w:r>
      </w:ins>
      <w:moveTo w:id="236" w:author="User" w:date="2021-02-02T22:28:00Z">
        <w:r w:rsidRPr="00C27CF1">
          <w:rPr>
            <w:rFonts w:ascii="Times New Roman" w:hAnsi="Times New Roman" w:cs="Times New Roman"/>
            <w:color w:val="000000" w:themeColor="text1"/>
            <w:sz w:val="24"/>
            <w:szCs w:val="24"/>
          </w:rPr>
          <w:t>Correlation (1)*Statistically significant</w:t>
        </w:r>
      </w:moveTo>
    </w:p>
    <w:moveToRangeEnd w:id="227"/>
    <w:p w14:paraId="4FE46378" w14:textId="46BCCFDA" w:rsidR="00937056" w:rsidRPr="00C27CF1" w:rsidRDefault="00C27CF1" w:rsidP="00B260A7">
      <w:pPr>
        <w:spacing w:line="276" w:lineRule="auto"/>
        <w:jc w:val="both"/>
        <w:rPr>
          <w:rFonts w:ascii="Times New Roman" w:hAnsi="Times New Roman" w:cs="Times New Roman"/>
          <w:color w:val="000000" w:themeColor="text1"/>
          <w:sz w:val="24"/>
          <w:szCs w:val="24"/>
          <w:lang w:val="en-US"/>
          <w:rPrChange w:id="237" w:author="User" w:date="2021-02-02T22:31:00Z">
            <w:rPr>
              <w:rFonts w:ascii="Times New Roman" w:hAnsi="Times New Roman" w:cs="Times New Roman"/>
              <w:color w:val="000000" w:themeColor="text1"/>
              <w:sz w:val="24"/>
              <w:szCs w:val="24"/>
            </w:rPr>
          </w:rPrChange>
        </w:rPr>
      </w:pPr>
      <w:ins w:id="238" w:author="User" w:date="2021-02-02T22:31:00Z">
        <w:r>
          <w:rPr>
            <w:rFonts w:ascii="Times New Roman" w:hAnsi="Times New Roman" w:cs="Times New Roman"/>
            <w:color w:val="000000" w:themeColor="text1"/>
            <w:sz w:val="24"/>
            <w:szCs w:val="24"/>
            <w:lang w:val="en-US"/>
          </w:rPr>
          <w:t xml:space="preserve">Table </w:t>
        </w:r>
        <w:proofErr w:type="spellStart"/>
        <w:proofErr w:type="gramStart"/>
        <w:r>
          <w:rPr>
            <w:rFonts w:ascii="Times New Roman" w:hAnsi="Times New Roman" w:cs="Times New Roman"/>
            <w:color w:val="000000" w:themeColor="text1"/>
            <w:sz w:val="24"/>
            <w:szCs w:val="24"/>
            <w:lang w:val="en-US"/>
          </w:rPr>
          <w:t>rearrange..</w:t>
        </w:r>
      </w:ins>
      <w:proofErr w:type="gramEnd"/>
      <w:ins w:id="239" w:author="User" w:date="2021-02-02T22:32:00Z">
        <w:r>
          <w:rPr>
            <w:rFonts w:ascii="Times New Roman" w:hAnsi="Times New Roman" w:cs="Times New Roman"/>
            <w:color w:val="000000" w:themeColor="text1"/>
            <w:sz w:val="24"/>
            <w:szCs w:val="24"/>
            <w:lang w:val="en-US"/>
          </w:rPr>
          <w:t>MS</w:t>
        </w:r>
        <w:proofErr w:type="spellEnd"/>
        <w:r>
          <w:rPr>
            <w:rFonts w:ascii="Times New Roman" w:hAnsi="Times New Roman" w:cs="Times New Roman"/>
            <w:color w:val="000000" w:themeColor="text1"/>
            <w:sz w:val="24"/>
            <w:szCs w:val="24"/>
            <w:lang w:val="en-US"/>
          </w:rPr>
          <w:t>…Gene name..</w:t>
        </w:r>
      </w:ins>
    </w:p>
    <w:tbl>
      <w:tblPr>
        <w:tblStyle w:val="TableGrid"/>
        <w:tblW w:w="0" w:type="auto"/>
        <w:tblLook w:val="04A0" w:firstRow="1" w:lastRow="0" w:firstColumn="1" w:lastColumn="0" w:noHBand="0" w:noVBand="1"/>
      </w:tblPr>
      <w:tblGrid>
        <w:gridCol w:w="1507"/>
        <w:gridCol w:w="1560"/>
        <w:gridCol w:w="1763"/>
        <w:gridCol w:w="1505"/>
        <w:gridCol w:w="1505"/>
        <w:gridCol w:w="1505"/>
      </w:tblGrid>
      <w:tr w:rsidR="00937056" w:rsidRPr="00B260A7" w14:paraId="532B5ECF" w14:textId="77777777" w:rsidTr="00937056">
        <w:tc>
          <w:tcPr>
            <w:tcW w:w="1507" w:type="dxa"/>
          </w:tcPr>
          <w:p w14:paraId="07C8E384"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Parameters</w:t>
            </w:r>
          </w:p>
        </w:tc>
        <w:tc>
          <w:tcPr>
            <w:tcW w:w="1560" w:type="dxa"/>
          </w:tcPr>
          <w:p w14:paraId="40CCE82A"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pH</w:t>
            </w:r>
          </w:p>
        </w:tc>
        <w:tc>
          <w:tcPr>
            <w:tcW w:w="1763" w:type="dxa"/>
          </w:tcPr>
          <w:p w14:paraId="0FF3695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Temperature</w:t>
            </w:r>
          </w:p>
        </w:tc>
        <w:tc>
          <w:tcPr>
            <w:tcW w:w="1505" w:type="dxa"/>
          </w:tcPr>
          <w:p w14:paraId="081D703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Cy5 (1)</w:t>
            </w:r>
          </w:p>
        </w:tc>
        <w:tc>
          <w:tcPr>
            <w:tcW w:w="1505" w:type="dxa"/>
          </w:tcPr>
          <w:p w14:paraId="6C66FBF8"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FAM (1)</w:t>
            </w:r>
          </w:p>
        </w:tc>
        <w:tc>
          <w:tcPr>
            <w:tcW w:w="1505" w:type="dxa"/>
          </w:tcPr>
          <w:p w14:paraId="45DD3AF3"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Rox (1)</w:t>
            </w:r>
          </w:p>
        </w:tc>
      </w:tr>
      <w:tr w:rsidR="00937056" w:rsidRPr="00B260A7" w14:paraId="6C2BDAF2" w14:textId="77777777" w:rsidTr="00937056">
        <w:tc>
          <w:tcPr>
            <w:tcW w:w="1507" w:type="dxa"/>
          </w:tcPr>
          <w:p w14:paraId="41E0FF92"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pH</w:t>
            </w:r>
          </w:p>
        </w:tc>
        <w:tc>
          <w:tcPr>
            <w:tcW w:w="1560" w:type="dxa"/>
          </w:tcPr>
          <w:p w14:paraId="6FB94BBE"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w:t>
            </w:r>
          </w:p>
        </w:tc>
        <w:tc>
          <w:tcPr>
            <w:tcW w:w="1763" w:type="dxa"/>
          </w:tcPr>
          <w:p w14:paraId="329BB1B5"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0.221*</w:t>
            </w:r>
          </w:p>
        </w:tc>
        <w:tc>
          <w:tcPr>
            <w:tcW w:w="1505" w:type="dxa"/>
          </w:tcPr>
          <w:p w14:paraId="19FD45F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0.151</w:t>
            </w:r>
          </w:p>
        </w:tc>
        <w:tc>
          <w:tcPr>
            <w:tcW w:w="1505" w:type="dxa"/>
          </w:tcPr>
          <w:p w14:paraId="247307ED"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0.272*</w:t>
            </w:r>
          </w:p>
        </w:tc>
        <w:tc>
          <w:tcPr>
            <w:tcW w:w="1505" w:type="dxa"/>
          </w:tcPr>
          <w:p w14:paraId="6C03E317"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0.165</w:t>
            </w:r>
          </w:p>
        </w:tc>
      </w:tr>
      <w:tr w:rsidR="00937056" w:rsidRPr="00B260A7" w14:paraId="7ED96BED" w14:textId="77777777" w:rsidTr="00937056">
        <w:trPr>
          <w:trHeight w:val="77"/>
        </w:trPr>
        <w:tc>
          <w:tcPr>
            <w:tcW w:w="1507" w:type="dxa"/>
          </w:tcPr>
          <w:p w14:paraId="697B5DD6"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Temperature</w:t>
            </w:r>
          </w:p>
        </w:tc>
        <w:tc>
          <w:tcPr>
            <w:tcW w:w="1560" w:type="dxa"/>
          </w:tcPr>
          <w:p w14:paraId="3CCBD88C"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0.221*</w:t>
            </w:r>
          </w:p>
        </w:tc>
        <w:tc>
          <w:tcPr>
            <w:tcW w:w="1763" w:type="dxa"/>
          </w:tcPr>
          <w:p w14:paraId="733F4BB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w:t>
            </w:r>
          </w:p>
        </w:tc>
        <w:tc>
          <w:tcPr>
            <w:tcW w:w="1505" w:type="dxa"/>
          </w:tcPr>
          <w:p w14:paraId="5E48E261"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0.367*</w:t>
            </w:r>
          </w:p>
        </w:tc>
        <w:tc>
          <w:tcPr>
            <w:tcW w:w="1505" w:type="dxa"/>
          </w:tcPr>
          <w:p w14:paraId="2D218BEA"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0.746*</w:t>
            </w:r>
          </w:p>
        </w:tc>
        <w:tc>
          <w:tcPr>
            <w:tcW w:w="1505" w:type="dxa"/>
          </w:tcPr>
          <w:p w14:paraId="7B016054"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0.379*</w:t>
            </w:r>
          </w:p>
        </w:tc>
      </w:tr>
      <w:tr w:rsidR="00937056" w:rsidRPr="00B260A7" w14:paraId="42B44801" w14:textId="77777777" w:rsidTr="00937056">
        <w:tc>
          <w:tcPr>
            <w:tcW w:w="1507" w:type="dxa"/>
          </w:tcPr>
          <w:p w14:paraId="760E5536"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Cy5 (1)</w:t>
            </w:r>
          </w:p>
        </w:tc>
        <w:tc>
          <w:tcPr>
            <w:tcW w:w="1560" w:type="dxa"/>
          </w:tcPr>
          <w:p w14:paraId="1EE7EB0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0.151</w:t>
            </w:r>
          </w:p>
        </w:tc>
        <w:tc>
          <w:tcPr>
            <w:tcW w:w="1763" w:type="dxa"/>
          </w:tcPr>
          <w:p w14:paraId="423079D5"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b/>
                <w:bCs/>
                <w:color w:val="000000" w:themeColor="text1"/>
                <w:sz w:val="24"/>
                <w:szCs w:val="24"/>
              </w:rPr>
              <w:t>0.367*</w:t>
            </w:r>
          </w:p>
        </w:tc>
        <w:tc>
          <w:tcPr>
            <w:tcW w:w="1505" w:type="dxa"/>
          </w:tcPr>
          <w:p w14:paraId="58BEB7BE"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w:t>
            </w:r>
          </w:p>
        </w:tc>
        <w:tc>
          <w:tcPr>
            <w:tcW w:w="1505" w:type="dxa"/>
          </w:tcPr>
          <w:p w14:paraId="279BEC4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0.237</w:t>
            </w:r>
          </w:p>
        </w:tc>
        <w:tc>
          <w:tcPr>
            <w:tcW w:w="1505" w:type="dxa"/>
          </w:tcPr>
          <w:p w14:paraId="23C47474"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0.189</w:t>
            </w:r>
          </w:p>
        </w:tc>
      </w:tr>
      <w:tr w:rsidR="00937056" w:rsidRPr="00B260A7" w14:paraId="59425A9A" w14:textId="77777777" w:rsidTr="00937056">
        <w:tc>
          <w:tcPr>
            <w:tcW w:w="1507" w:type="dxa"/>
          </w:tcPr>
          <w:p w14:paraId="193B1B3E"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FAM (1)</w:t>
            </w:r>
          </w:p>
        </w:tc>
        <w:tc>
          <w:tcPr>
            <w:tcW w:w="1560" w:type="dxa"/>
          </w:tcPr>
          <w:p w14:paraId="0B90DAF0"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0.272*</w:t>
            </w:r>
          </w:p>
        </w:tc>
        <w:tc>
          <w:tcPr>
            <w:tcW w:w="1763" w:type="dxa"/>
          </w:tcPr>
          <w:p w14:paraId="4F2BF29E"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b/>
                <w:bCs/>
                <w:color w:val="000000" w:themeColor="text1"/>
                <w:sz w:val="24"/>
                <w:szCs w:val="24"/>
              </w:rPr>
              <w:t>0.746*</w:t>
            </w:r>
          </w:p>
        </w:tc>
        <w:tc>
          <w:tcPr>
            <w:tcW w:w="1505" w:type="dxa"/>
          </w:tcPr>
          <w:p w14:paraId="6407718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0.237</w:t>
            </w:r>
          </w:p>
        </w:tc>
        <w:tc>
          <w:tcPr>
            <w:tcW w:w="1505" w:type="dxa"/>
          </w:tcPr>
          <w:p w14:paraId="0C9B8251"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w:t>
            </w:r>
          </w:p>
        </w:tc>
        <w:tc>
          <w:tcPr>
            <w:tcW w:w="1505" w:type="dxa"/>
          </w:tcPr>
          <w:p w14:paraId="44E32655" w14:textId="77777777" w:rsidR="00937056" w:rsidRPr="00B260A7" w:rsidRDefault="00937056" w:rsidP="00B260A7">
            <w:pPr>
              <w:spacing w:line="276" w:lineRule="auto"/>
              <w:jc w:val="both"/>
              <w:rPr>
                <w:rFonts w:ascii="Times New Roman" w:hAnsi="Times New Roman" w:cs="Times New Roman"/>
                <w:b/>
                <w:bCs/>
                <w:color w:val="000000" w:themeColor="text1"/>
                <w:sz w:val="24"/>
                <w:szCs w:val="24"/>
              </w:rPr>
            </w:pPr>
            <w:r w:rsidRPr="00B260A7">
              <w:rPr>
                <w:rFonts w:ascii="Times New Roman" w:hAnsi="Times New Roman" w:cs="Times New Roman"/>
                <w:b/>
                <w:bCs/>
                <w:color w:val="000000" w:themeColor="text1"/>
                <w:sz w:val="24"/>
                <w:szCs w:val="24"/>
              </w:rPr>
              <w:t>0.489*</w:t>
            </w:r>
          </w:p>
        </w:tc>
      </w:tr>
      <w:tr w:rsidR="00937056" w:rsidRPr="00B260A7" w14:paraId="683307E1" w14:textId="77777777" w:rsidTr="00937056">
        <w:tc>
          <w:tcPr>
            <w:tcW w:w="1507" w:type="dxa"/>
          </w:tcPr>
          <w:p w14:paraId="619AA9F9"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Rox (1)</w:t>
            </w:r>
          </w:p>
        </w:tc>
        <w:tc>
          <w:tcPr>
            <w:tcW w:w="1560" w:type="dxa"/>
          </w:tcPr>
          <w:p w14:paraId="0577A21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0.165</w:t>
            </w:r>
          </w:p>
        </w:tc>
        <w:tc>
          <w:tcPr>
            <w:tcW w:w="1763" w:type="dxa"/>
          </w:tcPr>
          <w:p w14:paraId="5992A7D2"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b/>
                <w:bCs/>
                <w:color w:val="000000" w:themeColor="text1"/>
                <w:sz w:val="24"/>
                <w:szCs w:val="24"/>
              </w:rPr>
              <w:t>0.379*</w:t>
            </w:r>
          </w:p>
        </w:tc>
        <w:tc>
          <w:tcPr>
            <w:tcW w:w="1505" w:type="dxa"/>
          </w:tcPr>
          <w:p w14:paraId="6A3CFE1A"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0.189</w:t>
            </w:r>
          </w:p>
        </w:tc>
        <w:tc>
          <w:tcPr>
            <w:tcW w:w="1505" w:type="dxa"/>
          </w:tcPr>
          <w:p w14:paraId="40ED0AF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b/>
                <w:bCs/>
                <w:color w:val="000000" w:themeColor="text1"/>
                <w:sz w:val="24"/>
                <w:szCs w:val="24"/>
              </w:rPr>
              <w:t>0.489*</w:t>
            </w:r>
          </w:p>
        </w:tc>
        <w:tc>
          <w:tcPr>
            <w:tcW w:w="1505" w:type="dxa"/>
          </w:tcPr>
          <w:p w14:paraId="60CB095C"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1</w:t>
            </w:r>
          </w:p>
        </w:tc>
      </w:tr>
    </w:tbl>
    <w:p w14:paraId="4E3435CD" w14:textId="77777777" w:rsidR="00C27CF1" w:rsidRDefault="00C27CF1" w:rsidP="00B260A7">
      <w:pPr>
        <w:spacing w:line="276" w:lineRule="auto"/>
        <w:jc w:val="both"/>
        <w:rPr>
          <w:ins w:id="240" w:author="User" w:date="2021-02-02T22:28:00Z"/>
          <w:rFonts w:ascii="Times New Roman" w:hAnsi="Times New Roman" w:cs="Times New Roman"/>
          <w:b/>
          <w:color w:val="000000" w:themeColor="text1"/>
          <w:sz w:val="24"/>
          <w:szCs w:val="24"/>
        </w:rPr>
      </w:pPr>
    </w:p>
    <w:p w14:paraId="08C22D71" w14:textId="16CD530A" w:rsidR="00937056" w:rsidRPr="00B260A7" w:rsidDel="00C27CF1" w:rsidRDefault="00937056" w:rsidP="00B260A7">
      <w:pPr>
        <w:spacing w:line="276" w:lineRule="auto"/>
        <w:jc w:val="both"/>
        <w:rPr>
          <w:rFonts w:ascii="Times New Roman" w:hAnsi="Times New Roman" w:cs="Times New Roman"/>
          <w:color w:val="000000" w:themeColor="text1"/>
          <w:sz w:val="24"/>
          <w:szCs w:val="24"/>
        </w:rPr>
      </w:pPr>
      <w:moveFromRangeStart w:id="241" w:author="User" w:date="2021-02-02T22:28:00Z" w:name="move63197330"/>
      <w:moveFrom w:id="242" w:author="User" w:date="2021-02-02T22:28:00Z">
        <w:r w:rsidRPr="00C27CF1" w:rsidDel="00C27CF1">
          <w:rPr>
            <w:rFonts w:ascii="Times New Roman" w:hAnsi="Times New Roman" w:cs="Times New Roman"/>
            <w:b/>
            <w:color w:val="000000" w:themeColor="text1"/>
            <w:sz w:val="24"/>
            <w:szCs w:val="24"/>
            <w:rPrChange w:id="243" w:author="User" w:date="2021-02-02T22:28:00Z">
              <w:rPr>
                <w:rFonts w:ascii="Times New Roman" w:hAnsi="Times New Roman" w:cs="Times New Roman"/>
                <w:color w:val="000000" w:themeColor="text1"/>
                <w:sz w:val="24"/>
                <w:szCs w:val="24"/>
              </w:rPr>
            </w:rPrChange>
          </w:rPr>
          <w:t xml:space="preserve">Table </w:t>
        </w:r>
        <w:r w:rsidRPr="00C27CF1" w:rsidDel="00C27CF1">
          <w:rPr>
            <w:rFonts w:ascii="Times New Roman" w:hAnsi="Times New Roman" w:cs="Times New Roman"/>
            <w:b/>
            <w:color w:val="000000" w:themeColor="text1"/>
            <w:sz w:val="24"/>
            <w:szCs w:val="24"/>
            <w:lang w:val="en-US"/>
            <w:rPrChange w:id="244" w:author="User" w:date="2021-02-02T22:28:00Z">
              <w:rPr>
                <w:rFonts w:ascii="Times New Roman" w:hAnsi="Times New Roman" w:cs="Times New Roman"/>
                <w:color w:val="000000" w:themeColor="text1"/>
                <w:sz w:val="24"/>
                <w:szCs w:val="24"/>
                <w:lang w:val="en-US"/>
              </w:rPr>
            </w:rPrChange>
          </w:rPr>
          <w:t>9</w:t>
        </w:r>
        <w:r w:rsidRPr="00C27CF1" w:rsidDel="00C27CF1">
          <w:rPr>
            <w:rFonts w:ascii="Times New Roman" w:hAnsi="Times New Roman" w:cs="Times New Roman"/>
            <w:b/>
            <w:color w:val="000000" w:themeColor="text1"/>
            <w:sz w:val="24"/>
            <w:szCs w:val="24"/>
            <w:rPrChange w:id="245" w:author="User" w:date="2021-02-02T22:28:00Z">
              <w:rPr>
                <w:rFonts w:ascii="Times New Roman" w:hAnsi="Times New Roman" w:cs="Times New Roman"/>
                <w:color w:val="000000" w:themeColor="text1"/>
                <w:sz w:val="24"/>
                <w:szCs w:val="24"/>
              </w:rPr>
            </w:rPrChange>
          </w:rPr>
          <w:t xml:space="preserve">: </w:t>
        </w:r>
        <w:bookmarkStart w:id="246" w:name="_Hlk62993055"/>
        <w:r w:rsidRPr="00B260A7" w:rsidDel="00C27CF1">
          <w:rPr>
            <w:rFonts w:ascii="Times New Roman" w:hAnsi="Times New Roman" w:cs="Times New Roman"/>
            <w:color w:val="000000" w:themeColor="text1"/>
            <w:sz w:val="24"/>
            <w:szCs w:val="24"/>
          </w:rPr>
          <w:t>Correlation (1)*Statistically significant</w:t>
        </w:r>
      </w:moveFrom>
      <w:bookmarkEnd w:id="246"/>
    </w:p>
    <w:moveFromRangeEnd w:id="241"/>
    <w:p w14:paraId="1C55EE57" w14:textId="00AAA658"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Since the p-value observed 0.021, which is less than 0.05 and this indicated that the overall model could significantly predict the dependent variable. So, we conclude that the effect of temperature has the effect or valid in predicting </w:t>
      </w:r>
      <w:proofErr w:type="spellStart"/>
      <w:r w:rsidRPr="00B260A7">
        <w:rPr>
          <w:rFonts w:ascii="Times New Roman" w:hAnsi="Times New Roman" w:cs="Times New Roman"/>
          <w:color w:val="000000" w:themeColor="text1"/>
          <w:sz w:val="24"/>
          <w:szCs w:val="24"/>
          <w:lang w:val="en-US"/>
        </w:rPr>
        <w:t>pH.</w:t>
      </w:r>
      <w:proofErr w:type="spellEnd"/>
      <w:r w:rsidRPr="00B260A7">
        <w:rPr>
          <w:rFonts w:ascii="Times New Roman" w:hAnsi="Times New Roman" w:cs="Times New Roman"/>
          <w:color w:val="000000" w:themeColor="text1"/>
          <w:sz w:val="24"/>
          <w:szCs w:val="24"/>
          <w:lang w:val="en-US"/>
        </w:rPr>
        <w:t xml:space="preserve"> Here, R square is 0.22 or 22% of the variation in Temperature can be predicted from the variables </w:t>
      </w:r>
      <w:proofErr w:type="spellStart"/>
      <w:r w:rsidRPr="00B260A7">
        <w:rPr>
          <w:rFonts w:ascii="Times New Roman" w:hAnsi="Times New Roman" w:cs="Times New Roman"/>
          <w:color w:val="000000" w:themeColor="text1"/>
          <w:sz w:val="24"/>
          <w:szCs w:val="24"/>
          <w:lang w:val="en-US"/>
        </w:rPr>
        <w:t>pH.</w:t>
      </w:r>
      <w:proofErr w:type="spellEnd"/>
      <w:r w:rsidRPr="00B260A7">
        <w:rPr>
          <w:rFonts w:ascii="Times New Roman" w:hAnsi="Times New Roman" w:cs="Times New Roman"/>
          <w:color w:val="000000" w:themeColor="text1"/>
          <w:sz w:val="24"/>
          <w:szCs w:val="24"/>
          <w:lang w:val="en-US"/>
        </w:rPr>
        <w:t xml:space="preserve"> The regression equation was: 5+0.076x</w:t>
      </w:r>
    </w:p>
    <w:p w14:paraId="27A5527A" w14:textId="77777777" w:rsidR="00937056" w:rsidRDefault="00937056" w:rsidP="00B260A7">
      <w:pPr>
        <w:spacing w:line="276" w:lineRule="auto"/>
        <w:jc w:val="both"/>
        <w:rPr>
          <w:ins w:id="247" w:author="User" w:date="2021-02-02T22:35:00Z"/>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The equation show</w:t>
      </w:r>
      <w:r w:rsidRPr="00B260A7">
        <w:rPr>
          <w:rFonts w:ascii="Times New Roman" w:hAnsi="Times New Roman" w:cs="Times New Roman"/>
          <w:color w:val="000000" w:themeColor="text1"/>
          <w:sz w:val="24"/>
          <w:szCs w:val="24"/>
          <w:lang w:val="en-US"/>
        </w:rPr>
        <w:t>ed</w:t>
      </w:r>
      <w:r w:rsidRPr="00B260A7">
        <w:rPr>
          <w:rFonts w:ascii="Times New Roman" w:hAnsi="Times New Roman" w:cs="Times New Roman"/>
          <w:color w:val="000000" w:themeColor="text1"/>
          <w:sz w:val="24"/>
          <w:szCs w:val="24"/>
        </w:rPr>
        <w:t xml:space="preserve"> that the coefficient for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 xml:space="preserve">is </w:t>
      </w:r>
      <w:r w:rsidRPr="00B260A7">
        <w:rPr>
          <w:rFonts w:ascii="Times New Roman" w:hAnsi="Times New Roman" w:cs="Times New Roman"/>
          <w:color w:val="000000" w:themeColor="text1"/>
          <w:sz w:val="24"/>
          <w:szCs w:val="24"/>
          <w:lang w:val="en-US"/>
        </w:rPr>
        <w:t>+0.076</w:t>
      </w:r>
      <w:r w:rsidRPr="00B260A7">
        <w:rPr>
          <w:rFonts w:ascii="Times New Roman" w:hAnsi="Times New Roman" w:cs="Times New Roman"/>
          <w:color w:val="000000" w:themeColor="text1"/>
          <w:sz w:val="24"/>
          <w:szCs w:val="24"/>
        </w:rPr>
        <w:t>. The coefficient indicate</w:t>
      </w:r>
      <w:r w:rsidRPr="00B260A7">
        <w:rPr>
          <w:rFonts w:ascii="Times New Roman" w:hAnsi="Times New Roman" w:cs="Times New Roman"/>
          <w:color w:val="000000" w:themeColor="text1"/>
          <w:sz w:val="24"/>
          <w:szCs w:val="24"/>
          <w:lang w:val="en-US"/>
        </w:rPr>
        <w:t>d</w:t>
      </w:r>
      <w:r w:rsidRPr="00B260A7">
        <w:rPr>
          <w:rFonts w:ascii="Times New Roman" w:hAnsi="Times New Roman" w:cs="Times New Roman"/>
          <w:color w:val="000000" w:themeColor="text1"/>
          <w:sz w:val="24"/>
          <w:szCs w:val="24"/>
        </w:rPr>
        <w:t xml:space="preserve"> that for every additional </w:t>
      </w:r>
      <w:r w:rsidRPr="00B260A7">
        <w:rPr>
          <w:rFonts w:ascii="Times New Roman" w:hAnsi="Times New Roman" w:cs="Times New Roman"/>
          <w:color w:val="000000" w:themeColor="text1"/>
          <w:sz w:val="24"/>
          <w:szCs w:val="24"/>
          <w:lang w:val="en-US"/>
        </w:rPr>
        <w:t>unit</w:t>
      </w:r>
      <w:r w:rsidRPr="00B260A7">
        <w:rPr>
          <w:rFonts w:ascii="Times New Roman" w:hAnsi="Times New Roman" w:cs="Times New Roman"/>
          <w:color w:val="000000" w:themeColor="text1"/>
          <w:sz w:val="24"/>
          <w:szCs w:val="24"/>
        </w:rPr>
        <w:t xml:space="preserve"> in </w:t>
      </w:r>
      <w:r w:rsidRPr="00B260A7">
        <w:rPr>
          <w:rFonts w:ascii="Times New Roman" w:hAnsi="Times New Roman" w:cs="Times New Roman"/>
          <w:color w:val="000000" w:themeColor="text1"/>
          <w:sz w:val="24"/>
          <w:szCs w:val="24"/>
          <w:lang w:val="en-US"/>
        </w:rPr>
        <w:t>Temperature, pH</w:t>
      </w:r>
      <w:r w:rsidRPr="00B260A7">
        <w:rPr>
          <w:rFonts w:ascii="Times New Roman" w:hAnsi="Times New Roman" w:cs="Times New Roman"/>
          <w:color w:val="000000" w:themeColor="text1"/>
          <w:sz w:val="24"/>
          <w:szCs w:val="24"/>
        </w:rPr>
        <w:t xml:space="preserve"> increase</w:t>
      </w:r>
      <w:r w:rsidRPr="00B260A7">
        <w:rPr>
          <w:rFonts w:ascii="Times New Roman" w:hAnsi="Times New Roman" w:cs="Times New Roman"/>
          <w:color w:val="000000" w:themeColor="text1"/>
          <w:sz w:val="24"/>
          <w:szCs w:val="24"/>
          <w:lang w:val="en-US"/>
        </w:rPr>
        <w:t>d</w:t>
      </w:r>
      <w:r w:rsidRPr="00B260A7">
        <w:rPr>
          <w:rFonts w:ascii="Times New Roman" w:hAnsi="Times New Roman" w:cs="Times New Roman"/>
          <w:color w:val="000000" w:themeColor="text1"/>
          <w:sz w:val="24"/>
          <w:szCs w:val="24"/>
        </w:rPr>
        <w:t xml:space="preserve"> by an average of</w:t>
      </w:r>
      <w:r w:rsidRPr="00B260A7">
        <w:rPr>
          <w:rFonts w:ascii="Times New Roman" w:hAnsi="Times New Roman" w:cs="Times New Roman"/>
          <w:color w:val="000000" w:themeColor="text1"/>
          <w:sz w:val="24"/>
          <w:szCs w:val="24"/>
          <w:lang w:val="en-US"/>
        </w:rPr>
        <w:t xml:space="preserve"> 0.076 units</w:t>
      </w:r>
      <w:r w:rsidRPr="00B260A7">
        <w:rPr>
          <w:rFonts w:ascii="Times New Roman" w:hAnsi="Times New Roman" w:cs="Times New Roman"/>
          <w:color w:val="000000" w:themeColor="text1"/>
          <w:sz w:val="24"/>
          <w:szCs w:val="24"/>
        </w:rPr>
        <w:t>.</w:t>
      </w:r>
    </w:p>
    <w:p w14:paraId="0746EE4B" w14:textId="2EF4F177" w:rsidR="00D91AEF" w:rsidRDefault="00D91AEF" w:rsidP="00B260A7">
      <w:pPr>
        <w:spacing w:line="276" w:lineRule="auto"/>
        <w:jc w:val="both"/>
        <w:rPr>
          <w:ins w:id="248" w:author="User" w:date="2021-02-02T22:39:00Z"/>
          <w:rFonts w:ascii="Times New Roman" w:hAnsi="Times New Roman" w:cs="Times New Roman"/>
          <w:color w:val="000000" w:themeColor="text1"/>
          <w:sz w:val="24"/>
          <w:szCs w:val="24"/>
          <w:lang w:val="en-US"/>
        </w:rPr>
      </w:pPr>
      <w:proofErr w:type="spellStart"/>
      <w:ins w:id="249" w:author="User" w:date="2021-02-02T22:35:00Z">
        <w:r>
          <w:rPr>
            <w:rFonts w:ascii="Times New Roman" w:hAnsi="Times New Roman" w:cs="Times New Roman"/>
            <w:color w:val="000000" w:themeColor="text1"/>
            <w:sz w:val="24"/>
            <w:szCs w:val="24"/>
            <w:lang w:val="en-US"/>
          </w:rPr>
          <w:t>Tempara</w:t>
        </w:r>
        <w:proofErr w:type="spellEnd"/>
        <w:r>
          <w:rPr>
            <w:rFonts w:ascii="Times New Roman" w:hAnsi="Times New Roman" w:cs="Times New Roman"/>
            <w:color w:val="000000" w:themeColor="text1"/>
            <w:sz w:val="24"/>
            <w:szCs w:val="24"/>
            <w:lang w:val="en-US"/>
          </w:rPr>
          <w:t xml:space="preserve"> and PH </w:t>
        </w:r>
      </w:ins>
      <w:ins w:id="250" w:author="User" w:date="2021-02-02T22:36:00Z">
        <w:r>
          <w:rPr>
            <w:rFonts w:ascii="Times New Roman" w:hAnsi="Times New Roman" w:cs="Times New Roman"/>
            <w:color w:val="000000" w:themeColor="text1"/>
            <w:sz w:val="24"/>
            <w:szCs w:val="24"/>
            <w:lang w:val="en-US"/>
          </w:rPr>
          <w:t>correlation</w:t>
        </w:r>
      </w:ins>
      <w:ins w:id="251" w:author="User" w:date="2021-02-02T22:35:00Z">
        <w:r>
          <w:rPr>
            <w:rFonts w:ascii="Times New Roman" w:hAnsi="Times New Roman" w:cs="Times New Roman"/>
            <w:color w:val="000000" w:themeColor="text1"/>
            <w:sz w:val="24"/>
            <w:szCs w:val="24"/>
            <w:lang w:val="en-US"/>
          </w:rPr>
          <w:t xml:space="preserve"> with </w:t>
        </w:r>
        <w:proofErr w:type="spellStart"/>
        <w:r>
          <w:rPr>
            <w:rFonts w:ascii="Times New Roman" w:hAnsi="Times New Roman" w:cs="Times New Roman"/>
            <w:color w:val="000000" w:themeColor="text1"/>
            <w:sz w:val="24"/>
            <w:szCs w:val="24"/>
            <w:lang w:val="en-US"/>
          </w:rPr>
          <w:t>ct</w:t>
        </w:r>
        <w:proofErr w:type="spellEnd"/>
        <w:r>
          <w:rPr>
            <w:rFonts w:ascii="Times New Roman" w:hAnsi="Times New Roman" w:cs="Times New Roman"/>
            <w:color w:val="000000" w:themeColor="text1"/>
            <w:sz w:val="24"/>
            <w:szCs w:val="24"/>
            <w:lang w:val="en-US"/>
          </w:rPr>
          <w:t xml:space="preserve"> value…MS </w:t>
        </w:r>
      </w:ins>
    </w:p>
    <w:p w14:paraId="4F5CD7ED" w14:textId="052E10D2" w:rsidR="00D91AEF" w:rsidRPr="00D91AEF" w:rsidRDefault="00D91AEF" w:rsidP="00B260A7">
      <w:pPr>
        <w:spacing w:line="276" w:lineRule="auto"/>
        <w:jc w:val="both"/>
        <w:rPr>
          <w:rFonts w:ascii="Times New Roman" w:hAnsi="Times New Roman" w:cs="Times New Roman"/>
          <w:color w:val="000000" w:themeColor="text1"/>
          <w:sz w:val="24"/>
          <w:szCs w:val="24"/>
          <w:lang w:val="en-US"/>
          <w:rPrChange w:id="252" w:author="User" w:date="2021-02-02T22:35:00Z">
            <w:rPr>
              <w:rFonts w:ascii="Times New Roman" w:hAnsi="Times New Roman" w:cs="Times New Roman"/>
              <w:color w:val="000000" w:themeColor="text1"/>
              <w:sz w:val="24"/>
              <w:szCs w:val="24"/>
            </w:rPr>
          </w:rPrChange>
        </w:rPr>
      </w:pPr>
      <w:ins w:id="253" w:author="User" w:date="2021-02-02T22:39:00Z">
        <w:r>
          <w:rPr>
            <w:rFonts w:ascii="Times New Roman" w:hAnsi="Times New Roman" w:cs="Times New Roman"/>
            <w:color w:val="000000" w:themeColor="text1"/>
            <w:sz w:val="24"/>
            <w:szCs w:val="24"/>
            <w:lang w:val="en-US"/>
          </w:rPr>
          <w:t xml:space="preserve">Correlation of </w:t>
        </w:r>
        <w:r w:rsidRPr="00D91AEF">
          <w:rPr>
            <w:rFonts w:ascii="Times New Roman" w:hAnsi="Times New Roman" w:cs="Times New Roman"/>
            <w:b/>
            <w:color w:val="000000" w:themeColor="text1"/>
            <w:sz w:val="24"/>
            <w:szCs w:val="24"/>
            <w:lang w:val="en-US"/>
            <w:rPrChange w:id="254" w:author="User" w:date="2021-02-02T22:39:00Z">
              <w:rPr>
                <w:rFonts w:ascii="Times New Roman" w:hAnsi="Times New Roman" w:cs="Times New Roman"/>
                <w:color w:val="000000" w:themeColor="text1"/>
                <w:sz w:val="24"/>
                <w:szCs w:val="24"/>
                <w:lang w:val="en-US"/>
              </w:rPr>
            </w:rPrChange>
          </w:rPr>
          <w:t>patients data</w:t>
        </w:r>
        <w:r>
          <w:rPr>
            <w:rFonts w:ascii="Times New Roman" w:hAnsi="Times New Roman" w:cs="Times New Roman"/>
            <w:color w:val="000000" w:themeColor="text1"/>
            <w:sz w:val="24"/>
            <w:szCs w:val="24"/>
            <w:lang w:val="en-US"/>
          </w:rPr>
          <w:t xml:space="preserve"> with factors…</w:t>
        </w:r>
        <w:proofErr w:type="spellStart"/>
        <w:r>
          <w:rPr>
            <w:rFonts w:ascii="Times New Roman" w:hAnsi="Times New Roman" w:cs="Times New Roman"/>
            <w:color w:val="000000" w:themeColor="text1"/>
            <w:sz w:val="24"/>
            <w:szCs w:val="24"/>
            <w:lang w:val="en-US"/>
          </w:rPr>
          <w:t>tem</w:t>
        </w:r>
        <w:proofErr w:type="spellEnd"/>
        <w:r>
          <w:rPr>
            <w:rFonts w:ascii="Times New Roman" w:hAnsi="Times New Roman" w:cs="Times New Roman"/>
            <w:color w:val="000000" w:themeColor="text1"/>
            <w:sz w:val="24"/>
            <w:szCs w:val="24"/>
            <w:lang w:val="en-US"/>
          </w:rPr>
          <w:t xml:space="preserve"> or </w:t>
        </w:r>
        <w:proofErr w:type="gramStart"/>
        <w:r>
          <w:rPr>
            <w:rFonts w:ascii="Times New Roman" w:hAnsi="Times New Roman" w:cs="Times New Roman"/>
            <w:color w:val="000000" w:themeColor="text1"/>
            <w:sz w:val="24"/>
            <w:szCs w:val="24"/>
            <w:lang w:val="en-US"/>
          </w:rPr>
          <w:t>others..</w:t>
        </w:r>
      </w:ins>
      <w:proofErr w:type="gramEnd"/>
    </w:p>
    <w:tbl>
      <w:tblPr>
        <w:tblStyle w:val="TableGrid"/>
        <w:tblW w:w="0" w:type="auto"/>
        <w:tblLook w:val="04A0" w:firstRow="1" w:lastRow="0" w:firstColumn="1" w:lastColumn="0" w:noHBand="0" w:noVBand="1"/>
      </w:tblPr>
      <w:tblGrid>
        <w:gridCol w:w="9345"/>
      </w:tblGrid>
      <w:tr w:rsidR="00937056" w:rsidRPr="00B260A7" w14:paraId="702A798C" w14:textId="77777777" w:rsidTr="00937056">
        <w:tc>
          <w:tcPr>
            <w:tcW w:w="9350" w:type="dxa"/>
          </w:tcPr>
          <w:p w14:paraId="0C59E81E" w14:textId="0965EF5F" w:rsidR="00937056" w:rsidRPr="00B260A7" w:rsidRDefault="00BB0C19" w:rsidP="00B260A7">
            <w:pPr>
              <w:spacing w:line="276" w:lineRule="auto"/>
              <w:jc w:val="both"/>
              <w:rPr>
                <w:rFonts w:ascii="Times New Roman" w:hAnsi="Times New Roman" w:cs="Times New Roman"/>
                <w:color w:val="000000" w:themeColor="text1"/>
                <w:sz w:val="24"/>
                <w:szCs w:val="24"/>
              </w:rPr>
            </w:pPr>
            <w:ins w:id="255" w:author="User" w:date="2021-02-02T20:29:00Z">
              <w:r w:rsidRPr="00BB0C19">
                <w:rPr>
                  <w:rFonts w:ascii="Times New Roman" w:hAnsi="Times New Roman" w:cs="Times New Roman"/>
                  <w:noProof/>
                  <w:color w:val="000000" w:themeColor="text1"/>
                  <w:sz w:val="24"/>
                  <w:szCs w:val="24"/>
                  <w:lang w:val="en-US"/>
                </w:rPr>
                <w:lastRenderedPageBreak/>
                <w:drawing>
                  <wp:inline distT="0" distB="0" distL="0" distR="0" wp14:anchorId="269CD3B3" wp14:editId="697238BD">
                    <wp:extent cx="5940425" cy="4732655"/>
                    <wp:effectExtent l="0" t="0" r="317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5940425" cy="4732655"/>
                            </a:xfrm>
                            <a:prstGeom prst="rect">
                              <a:avLst/>
                            </a:prstGeom>
                          </pic:spPr>
                        </pic:pic>
                      </a:graphicData>
                    </a:graphic>
                  </wp:inline>
                </w:drawing>
              </w:r>
            </w:ins>
            <w:del w:id="256" w:author="User" w:date="2021-02-02T20:29:00Z">
              <w:r w:rsidR="00937056" w:rsidRPr="00B260A7" w:rsidDel="00BB0C19">
                <w:rPr>
                  <w:rFonts w:ascii="Times New Roman" w:hAnsi="Times New Roman" w:cs="Times New Roman"/>
                  <w:noProof/>
                  <w:color w:val="000000" w:themeColor="text1"/>
                  <w:sz w:val="24"/>
                  <w:szCs w:val="24"/>
                  <w:lang w:val="en-US"/>
                </w:rPr>
                <w:drawing>
                  <wp:inline distT="0" distB="0" distL="0" distR="0" wp14:anchorId="29F87A4D" wp14:editId="3C78B4B0">
                    <wp:extent cx="5316279" cy="38134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1329" cy="3817030"/>
                            </a:xfrm>
                            <a:prstGeom prst="rect">
                              <a:avLst/>
                            </a:prstGeom>
                            <a:noFill/>
                            <a:ln>
                              <a:noFill/>
                            </a:ln>
                          </pic:spPr>
                        </pic:pic>
                      </a:graphicData>
                    </a:graphic>
                  </wp:inline>
                </w:drawing>
              </w:r>
            </w:del>
          </w:p>
        </w:tc>
      </w:tr>
      <w:tr w:rsidR="00937056" w:rsidRPr="00B260A7" w14:paraId="3420F587" w14:textId="77777777" w:rsidTr="00937056">
        <w:tc>
          <w:tcPr>
            <w:tcW w:w="9350" w:type="dxa"/>
          </w:tcPr>
          <w:p w14:paraId="2885E7F9" w14:textId="2B755579" w:rsidR="00937056" w:rsidRPr="00D91AEF" w:rsidRDefault="00937056">
            <w:pPr>
              <w:spacing w:line="276" w:lineRule="auto"/>
              <w:jc w:val="both"/>
              <w:rPr>
                <w:rFonts w:ascii="Times New Roman" w:hAnsi="Times New Roman" w:cs="Times New Roman"/>
                <w:color w:val="000000" w:themeColor="text1"/>
                <w:sz w:val="24"/>
                <w:szCs w:val="24"/>
                <w:lang w:val="en-US"/>
              </w:rPr>
            </w:pPr>
            <w:r w:rsidRPr="00D91AEF">
              <w:rPr>
                <w:rFonts w:ascii="Times New Roman" w:hAnsi="Times New Roman" w:cs="Times New Roman"/>
                <w:b/>
                <w:color w:val="000000" w:themeColor="text1"/>
                <w:sz w:val="24"/>
                <w:szCs w:val="24"/>
                <w:lang w:val="en-US"/>
                <w:rPrChange w:id="257" w:author="User" w:date="2021-02-02T22:36:00Z">
                  <w:rPr>
                    <w:rFonts w:ascii="Times New Roman" w:hAnsi="Times New Roman" w:cs="Times New Roman"/>
                    <w:color w:val="000000" w:themeColor="text1"/>
                    <w:sz w:val="24"/>
                    <w:szCs w:val="24"/>
                    <w:lang w:val="en-US"/>
                  </w:rPr>
                </w:rPrChange>
              </w:rPr>
              <w:t>Fig-12</w:t>
            </w:r>
            <w:r w:rsidRPr="00B260A7">
              <w:rPr>
                <w:rFonts w:ascii="Times New Roman" w:hAnsi="Times New Roman" w:cs="Times New Roman"/>
                <w:color w:val="000000" w:themeColor="text1"/>
                <w:sz w:val="24"/>
                <w:szCs w:val="24"/>
                <w:lang w:val="en-US"/>
              </w:rPr>
              <w:t xml:space="preserve"> </w:t>
            </w:r>
            <w:bookmarkStart w:id="258" w:name="_Hlk62993410"/>
            <w:ins w:id="259" w:author="User" w:date="2021-02-02T22:36:00Z">
              <w:r w:rsidR="00D91AEF">
                <w:rPr>
                  <w:rFonts w:ascii="Times New Roman" w:hAnsi="Times New Roman" w:cs="Times New Roman"/>
                  <w:color w:val="000000" w:themeColor="text1"/>
                  <w:sz w:val="24"/>
                  <w:szCs w:val="24"/>
                  <w:lang w:val="en-US"/>
                </w:rPr>
                <w:t xml:space="preserve">Strong </w:t>
              </w:r>
            </w:ins>
            <w:ins w:id="260" w:author="User" w:date="2021-02-02T22:37:00Z">
              <w:r w:rsidR="00D91AEF">
                <w:rPr>
                  <w:rFonts w:ascii="Times New Roman" w:hAnsi="Times New Roman" w:cs="Times New Roman"/>
                  <w:color w:val="000000" w:themeColor="text1"/>
                  <w:sz w:val="24"/>
                  <w:szCs w:val="24"/>
                  <w:lang w:val="en-US"/>
                </w:rPr>
                <w:t xml:space="preserve">Correlation </w:t>
              </w:r>
            </w:ins>
            <w:del w:id="261" w:author="User" w:date="2021-02-02T22:37:00Z">
              <w:r w:rsidRPr="00B260A7" w:rsidDel="00D91AEF">
                <w:rPr>
                  <w:rFonts w:ascii="Times New Roman" w:hAnsi="Times New Roman" w:cs="Times New Roman"/>
                  <w:color w:val="000000" w:themeColor="text1"/>
                  <w:sz w:val="24"/>
                  <w:szCs w:val="24"/>
                  <w:lang w:val="en-US"/>
                </w:rPr>
                <w:delText xml:space="preserve">Correlation </w:delText>
              </w:r>
            </w:del>
            <w:r w:rsidRPr="00B260A7">
              <w:rPr>
                <w:rFonts w:ascii="Times New Roman" w:hAnsi="Times New Roman" w:cs="Times New Roman"/>
                <w:color w:val="000000" w:themeColor="text1"/>
                <w:sz w:val="24"/>
                <w:szCs w:val="24"/>
                <w:lang w:val="en-US"/>
              </w:rPr>
              <w:t xml:space="preserve">of </w:t>
            </w:r>
            <w:r w:rsidRPr="00B260A7">
              <w:rPr>
                <w:rFonts w:ascii="Times New Roman" w:hAnsi="Times New Roman" w:cs="Times New Roman"/>
                <w:color w:val="000000" w:themeColor="text1"/>
                <w:sz w:val="24"/>
                <w:szCs w:val="24"/>
              </w:rPr>
              <w:t>pH &amp;</w:t>
            </w:r>
            <w:r w:rsidRPr="00B260A7">
              <w:rPr>
                <w:rFonts w:ascii="Times New Roman" w:hAnsi="Times New Roman" w:cs="Times New Roman"/>
                <w:color w:val="000000" w:themeColor="text1"/>
                <w:sz w:val="24"/>
                <w:szCs w:val="24"/>
                <w:lang w:val="en-US"/>
              </w:rPr>
              <w:t>Temperature</w:t>
            </w:r>
            <w:bookmarkEnd w:id="258"/>
            <w:ins w:id="262" w:author="User" w:date="2021-02-02T20:30:00Z">
              <w:r w:rsidR="00BB0C19">
                <w:rPr>
                  <w:rFonts w:ascii="Times New Roman" w:hAnsi="Times New Roman" w:cs="Times New Roman"/>
                  <w:color w:val="000000" w:themeColor="text1"/>
                  <w:sz w:val="24"/>
                  <w:szCs w:val="24"/>
                  <w:lang w:val="en-US"/>
                </w:rPr>
                <w:t>,</w:t>
              </w:r>
              <w:r w:rsidR="00BB0C19" w:rsidRPr="00B260A7">
                <w:rPr>
                  <w:rFonts w:ascii="Times New Roman" w:hAnsi="Times New Roman" w:cs="Times New Roman"/>
                  <w:color w:val="000000" w:themeColor="text1"/>
                  <w:sz w:val="24"/>
                  <w:szCs w:val="24"/>
                </w:rPr>
                <w:t xml:space="preserve"> Cy5 (1) &amp; Temp</w:t>
              </w:r>
              <w:r w:rsidR="00BB0C19">
                <w:rPr>
                  <w:rFonts w:ascii="Times New Roman" w:hAnsi="Times New Roman" w:cs="Times New Roman"/>
                  <w:color w:val="000000" w:themeColor="text1"/>
                  <w:sz w:val="24"/>
                  <w:szCs w:val="24"/>
                  <w:lang w:val="en-US"/>
                </w:rPr>
                <w:t>,</w:t>
              </w:r>
              <w:r w:rsidR="00BB0C19" w:rsidRPr="00B260A7">
                <w:rPr>
                  <w:rFonts w:ascii="Times New Roman" w:hAnsi="Times New Roman" w:cs="Times New Roman"/>
                  <w:color w:val="000000" w:themeColor="text1"/>
                  <w:sz w:val="24"/>
                  <w:szCs w:val="24"/>
                </w:rPr>
                <w:t xml:space="preserve"> FAM (1) &amp; Temp</w:t>
              </w:r>
              <w:r w:rsidR="00BB0C19">
                <w:rPr>
                  <w:rFonts w:ascii="Times New Roman" w:hAnsi="Times New Roman" w:cs="Times New Roman"/>
                  <w:color w:val="000000" w:themeColor="text1"/>
                  <w:sz w:val="24"/>
                  <w:szCs w:val="24"/>
                  <w:lang w:val="en-US"/>
                </w:rPr>
                <w:t>,</w:t>
              </w:r>
              <w:r w:rsidR="00BB0C19" w:rsidRPr="00B260A7">
                <w:rPr>
                  <w:rFonts w:ascii="Times New Roman" w:hAnsi="Times New Roman" w:cs="Times New Roman"/>
                  <w:color w:val="000000" w:themeColor="text1"/>
                  <w:sz w:val="24"/>
                  <w:szCs w:val="24"/>
                </w:rPr>
                <w:t xml:space="preserve"> FAM (1) &amp; Temp</w:t>
              </w:r>
            </w:ins>
            <w:ins w:id="263" w:author="User" w:date="2021-02-02T22:37:00Z">
              <w:r w:rsidR="00D91AEF">
                <w:rPr>
                  <w:rFonts w:ascii="Times New Roman" w:hAnsi="Times New Roman" w:cs="Times New Roman"/>
                  <w:color w:val="000000" w:themeColor="text1"/>
                  <w:sz w:val="24"/>
                  <w:szCs w:val="24"/>
                  <w:lang w:val="en-US"/>
                </w:rPr>
                <w:t xml:space="preserve"> with Ct value</w:t>
              </w:r>
            </w:ins>
          </w:p>
        </w:tc>
      </w:tr>
    </w:tbl>
    <w:p w14:paraId="6F780D1D"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09122ABD" w14:textId="77777777" w:rsidR="00D91AEF" w:rsidRDefault="00D91AEF" w:rsidP="00B260A7">
      <w:pPr>
        <w:spacing w:line="276" w:lineRule="auto"/>
        <w:jc w:val="both"/>
        <w:rPr>
          <w:ins w:id="264" w:author="User" w:date="2021-02-02T22:40:00Z"/>
          <w:rFonts w:ascii="Times New Roman" w:hAnsi="Times New Roman" w:cs="Times New Roman"/>
          <w:color w:val="000000" w:themeColor="text1"/>
          <w:sz w:val="24"/>
          <w:szCs w:val="24"/>
          <w:lang w:val="en-US"/>
        </w:rPr>
      </w:pPr>
      <w:ins w:id="265" w:author="User" w:date="2021-02-02T22:40:00Z">
        <w:r>
          <w:rPr>
            <w:rFonts w:ascii="Times New Roman" w:hAnsi="Times New Roman" w:cs="Times New Roman"/>
            <w:color w:val="000000" w:themeColor="text1"/>
            <w:sz w:val="24"/>
            <w:szCs w:val="24"/>
            <w:lang w:val="en-US"/>
          </w:rPr>
          <w:t>The result was statistically significant…(p</w:t>
        </w:r>
        <w:proofErr w:type="gramStart"/>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w:t>
        </w:r>
      </w:ins>
    </w:p>
    <w:p w14:paraId="6B9BFFE7" w14:textId="18FE478A"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Since the p-value found0.0014, which is less than 0.05 and this indicates that the overall model can significantly predict the dependent variable. So, we conclude that the effect of temperature has the effect or valid in predicting Cy5(1). Here R square is 0.37 or 37% of the variation in Temperature can be predicted from the variables Cy5(1). The regression equation was: 22+0.49x</w:t>
      </w:r>
    </w:p>
    <w:p w14:paraId="5AB5302F"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The equation show</w:t>
      </w:r>
      <w:r w:rsidRPr="00B260A7">
        <w:rPr>
          <w:rFonts w:ascii="Times New Roman" w:hAnsi="Times New Roman" w:cs="Times New Roman"/>
          <w:color w:val="000000" w:themeColor="text1"/>
          <w:sz w:val="24"/>
          <w:szCs w:val="24"/>
          <w:lang w:val="en-US"/>
        </w:rPr>
        <w:t>ed</w:t>
      </w:r>
      <w:r w:rsidRPr="00B260A7">
        <w:rPr>
          <w:rFonts w:ascii="Times New Roman" w:hAnsi="Times New Roman" w:cs="Times New Roman"/>
          <w:color w:val="000000" w:themeColor="text1"/>
          <w:sz w:val="24"/>
          <w:szCs w:val="24"/>
        </w:rPr>
        <w:t xml:space="preserve"> that the coefficient for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 xml:space="preserve">is </w:t>
      </w:r>
      <w:r w:rsidRPr="00B260A7">
        <w:rPr>
          <w:rFonts w:ascii="Times New Roman" w:hAnsi="Times New Roman" w:cs="Times New Roman"/>
          <w:color w:val="000000" w:themeColor="text1"/>
          <w:sz w:val="24"/>
          <w:szCs w:val="24"/>
          <w:lang w:val="en-US"/>
        </w:rPr>
        <w:t>+0.49</w:t>
      </w:r>
      <w:r w:rsidRPr="00B260A7">
        <w:rPr>
          <w:rFonts w:ascii="Times New Roman" w:hAnsi="Times New Roman" w:cs="Times New Roman"/>
          <w:color w:val="000000" w:themeColor="text1"/>
          <w:sz w:val="24"/>
          <w:szCs w:val="24"/>
        </w:rPr>
        <w:t>. The coefficient indicate</w:t>
      </w:r>
      <w:r w:rsidRPr="00B260A7">
        <w:rPr>
          <w:rFonts w:ascii="Times New Roman" w:hAnsi="Times New Roman" w:cs="Times New Roman"/>
          <w:color w:val="000000" w:themeColor="text1"/>
          <w:sz w:val="24"/>
          <w:szCs w:val="24"/>
          <w:lang w:val="en-US"/>
        </w:rPr>
        <w:t>d</w:t>
      </w:r>
      <w:r w:rsidRPr="00B260A7">
        <w:rPr>
          <w:rFonts w:ascii="Times New Roman" w:hAnsi="Times New Roman" w:cs="Times New Roman"/>
          <w:color w:val="000000" w:themeColor="text1"/>
          <w:sz w:val="24"/>
          <w:szCs w:val="24"/>
        </w:rPr>
        <w:t xml:space="preserve"> that for every additional </w:t>
      </w:r>
      <w:r w:rsidRPr="00B260A7">
        <w:rPr>
          <w:rFonts w:ascii="Times New Roman" w:hAnsi="Times New Roman" w:cs="Times New Roman"/>
          <w:color w:val="000000" w:themeColor="text1"/>
          <w:sz w:val="24"/>
          <w:szCs w:val="24"/>
          <w:lang w:val="en-US"/>
        </w:rPr>
        <w:t>unit</w:t>
      </w:r>
      <w:r w:rsidRPr="00B260A7">
        <w:rPr>
          <w:rFonts w:ascii="Times New Roman" w:hAnsi="Times New Roman" w:cs="Times New Roman"/>
          <w:color w:val="000000" w:themeColor="text1"/>
          <w:sz w:val="24"/>
          <w:szCs w:val="24"/>
        </w:rPr>
        <w:t xml:space="preserve"> in </w:t>
      </w:r>
      <w:r w:rsidRPr="00B260A7">
        <w:rPr>
          <w:rFonts w:ascii="Times New Roman" w:hAnsi="Times New Roman" w:cs="Times New Roman"/>
          <w:color w:val="000000" w:themeColor="text1"/>
          <w:sz w:val="24"/>
          <w:szCs w:val="24"/>
          <w:lang w:val="en-US"/>
        </w:rPr>
        <w:t>Temperature, Cy5(1)</w:t>
      </w:r>
      <w:r w:rsidRPr="00B260A7">
        <w:rPr>
          <w:rFonts w:ascii="Times New Roman" w:hAnsi="Times New Roman" w:cs="Times New Roman"/>
          <w:color w:val="000000" w:themeColor="text1"/>
          <w:sz w:val="24"/>
          <w:szCs w:val="24"/>
        </w:rPr>
        <w:t xml:space="preserve"> increase</w:t>
      </w:r>
      <w:r w:rsidRPr="00B260A7">
        <w:rPr>
          <w:rFonts w:ascii="Times New Roman" w:hAnsi="Times New Roman" w:cs="Times New Roman"/>
          <w:color w:val="000000" w:themeColor="text1"/>
          <w:sz w:val="24"/>
          <w:szCs w:val="24"/>
          <w:lang w:val="en-US"/>
        </w:rPr>
        <w:t>d</w:t>
      </w:r>
      <w:r w:rsidRPr="00B260A7">
        <w:rPr>
          <w:rFonts w:ascii="Times New Roman" w:hAnsi="Times New Roman" w:cs="Times New Roman"/>
          <w:color w:val="000000" w:themeColor="text1"/>
          <w:sz w:val="24"/>
          <w:szCs w:val="24"/>
        </w:rPr>
        <w:t xml:space="preserve"> by an average of</w:t>
      </w:r>
      <w:r w:rsidRPr="00B260A7">
        <w:rPr>
          <w:rFonts w:ascii="Times New Roman" w:hAnsi="Times New Roman" w:cs="Times New Roman"/>
          <w:color w:val="000000" w:themeColor="text1"/>
          <w:sz w:val="24"/>
          <w:szCs w:val="24"/>
          <w:lang w:val="en-US"/>
        </w:rPr>
        <w:t xml:space="preserve"> 0.49 units</w:t>
      </w:r>
      <w:r w:rsidRPr="00B260A7">
        <w:rPr>
          <w:rFonts w:ascii="Times New Roman" w:hAnsi="Times New Roman" w:cs="Times New Roman"/>
          <w:color w:val="000000" w:themeColor="text1"/>
          <w:sz w:val="24"/>
          <w:szCs w:val="24"/>
        </w:rPr>
        <w:t>.</w:t>
      </w:r>
    </w:p>
    <w:tbl>
      <w:tblPr>
        <w:tblStyle w:val="TableGrid"/>
        <w:tblW w:w="0" w:type="auto"/>
        <w:tblLook w:val="04A0" w:firstRow="1" w:lastRow="0" w:firstColumn="1" w:lastColumn="0" w:noHBand="0" w:noVBand="1"/>
      </w:tblPr>
      <w:tblGrid>
        <w:gridCol w:w="9345"/>
      </w:tblGrid>
      <w:tr w:rsidR="00937056" w:rsidRPr="00B260A7" w:rsidDel="00BB0C19" w14:paraId="3632F5CC" w14:textId="39C59A26" w:rsidTr="00937056">
        <w:trPr>
          <w:del w:id="266" w:author="User" w:date="2021-02-02T20:30:00Z"/>
        </w:trPr>
        <w:tc>
          <w:tcPr>
            <w:tcW w:w="9350" w:type="dxa"/>
          </w:tcPr>
          <w:p w14:paraId="7406713C" w14:textId="1D7F5AA8" w:rsidR="00937056" w:rsidRPr="00B260A7" w:rsidDel="00BB0C19" w:rsidRDefault="00937056" w:rsidP="00B260A7">
            <w:pPr>
              <w:spacing w:line="276" w:lineRule="auto"/>
              <w:jc w:val="both"/>
              <w:rPr>
                <w:del w:id="267" w:author="User" w:date="2021-02-02T20:30:00Z"/>
                <w:rFonts w:ascii="Times New Roman" w:hAnsi="Times New Roman" w:cs="Times New Roman"/>
                <w:color w:val="000000" w:themeColor="text1"/>
                <w:sz w:val="24"/>
                <w:szCs w:val="24"/>
              </w:rPr>
            </w:pPr>
            <w:del w:id="268" w:author="User" w:date="2021-02-02T20:30:00Z">
              <w:r w:rsidRPr="00B260A7" w:rsidDel="00BB0C19">
                <w:rPr>
                  <w:rFonts w:ascii="Times New Roman" w:hAnsi="Times New Roman" w:cs="Times New Roman"/>
                  <w:noProof/>
                  <w:color w:val="000000" w:themeColor="text1"/>
                  <w:sz w:val="24"/>
                  <w:szCs w:val="24"/>
                  <w:lang w:val="en-US"/>
                </w:rPr>
                <w:drawing>
                  <wp:inline distT="0" distB="0" distL="0" distR="0" wp14:anchorId="7DB8A02C" wp14:editId="2EE5A8D4">
                    <wp:extent cx="5686053" cy="40829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9067" cy="4085066"/>
                            </a:xfrm>
                            <a:prstGeom prst="rect">
                              <a:avLst/>
                            </a:prstGeom>
                            <a:noFill/>
                            <a:ln>
                              <a:noFill/>
                            </a:ln>
                          </pic:spPr>
                        </pic:pic>
                      </a:graphicData>
                    </a:graphic>
                  </wp:inline>
                </w:drawing>
              </w:r>
            </w:del>
          </w:p>
        </w:tc>
      </w:tr>
      <w:tr w:rsidR="00937056" w:rsidRPr="00B260A7" w:rsidDel="00BB0C19" w14:paraId="603020D1" w14:textId="7B0C9CE5" w:rsidTr="00937056">
        <w:trPr>
          <w:del w:id="269" w:author="User" w:date="2021-02-02T20:30:00Z"/>
        </w:trPr>
        <w:tc>
          <w:tcPr>
            <w:tcW w:w="9350" w:type="dxa"/>
          </w:tcPr>
          <w:p w14:paraId="5C0C5545" w14:textId="582ABFCA" w:rsidR="00937056" w:rsidRPr="00B260A7" w:rsidDel="00BB0C19" w:rsidRDefault="00937056" w:rsidP="00B260A7">
            <w:pPr>
              <w:spacing w:line="276" w:lineRule="auto"/>
              <w:jc w:val="both"/>
              <w:rPr>
                <w:del w:id="270" w:author="User" w:date="2021-02-02T20:30:00Z"/>
                <w:rFonts w:ascii="Times New Roman" w:hAnsi="Times New Roman" w:cs="Times New Roman"/>
                <w:color w:val="000000" w:themeColor="text1"/>
                <w:sz w:val="24"/>
                <w:szCs w:val="24"/>
              </w:rPr>
            </w:pPr>
            <w:del w:id="271" w:author="User" w:date="2021-02-02T20:30:00Z">
              <w:r w:rsidRPr="00B260A7" w:rsidDel="00BB0C19">
                <w:rPr>
                  <w:rFonts w:ascii="Times New Roman" w:hAnsi="Times New Roman" w:cs="Times New Roman"/>
                  <w:color w:val="000000" w:themeColor="text1"/>
                  <w:sz w:val="24"/>
                  <w:szCs w:val="24"/>
                  <w:lang w:val="en-US"/>
                </w:rPr>
                <w:delText xml:space="preserve">Fig-13 </w:delText>
              </w:r>
              <w:bookmarkStart w:id="272" w:name="_Hlk62993417"/>
              <w:r w:rsidRPr="00B260A7" w:rsidDel="00BB0C19">
                <w:rPr>
                  <w:rFonts w:ascii="Times New Roman" w:hAnsi="Times New Roman" w:cs="Times New Roman"/>
                  <w:color w:val="000000" w:themeColor="text1"/>
                  <w:sz w:val="24"/>
                  <w:szCs w:val="24"/>
                  <w:lang w:val="en-US"/>
                </w:rPr>
                <w:delText xml:space="preserve">Correlation of </w:delText>
              </w:r>
              <w:r w:rsidRPr="00B260A7" w:rsidDel="00BB0C19">
                <w:rPr>
                  <w:rFonts w:ascii="Times New Roman" w:hAnsi="Times New Roman" w:cs="Times New Roman"/>
                  <w:color w:val="000000" w:themeColor="text1"/>
                  <w:sz w:val="24"/>
                  <w:szCs w:val="24"/>
                </w:rPr>
                <w:delText>Cy5 (1) &amp; Temp</w:delText>
              </w:r>
              <w:bookmarkEnd w:id="272"/>
            </w:del>
          </w:p>
        </w:tc>
      </w:tr>
    </w:tbl>
    <w:p w14:paraId="3167C938"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759F3445" w14:textId="2499F86E"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Since the p-value is &lt;0.001 which is less than 0.05 and this indicates that the overall model can significantly predict the dependent variable. So, we conclude that the effect of Temperature has the effect or valid in predicting </w:t>
      </w:r>
      <w:r w:rsidRPr="00B260A7">
        <w:rPr>
          <w:rFonts w:ascii="Times New Roman" w:hAnsi="Times New Roman" w:cs="Times New Roman"/>
          <w:color w:val="000000" w:themeColor="text1"/>
          <w:sz w:val="24"/>
          <w:szCs w:val="24"/>
        </w:rPr>
        <w:t>FAM (1)</w:t>
      </w:r>
      <w:r w:rsidRPr="00B260A7">
        <w:rPr>
          <w:rFonts w:ascii="Times New Roman" w:hAnsi="Times New Roman" w:cs="Times New Roman"/>
          <w:color w:val="000000" w:themeColor="text1"/>
          <w:sz w:val="24"/>
          <w:szCs w:val="24"/>
          <w:lang w:val="en-US"/>
        </w:rPr>
        <w:t xml:space="preserve">. Here R square is 0.88 or 88% of the variation in Temperature can be predicted from the variables </w:t>
      </w:r>
      <w:r w:rsidRPr="00B260A7">
        <w:rPr>
          <w:rFonts w:ascii="Times New Roman" w:hAnsi="Times New Roman" w:cs="Times New Roman"/>
          <w:color w:val="000000" w:themeColor="text1"/>
          <w:sz w:val="24"/>
          <w:szCs w:val="24"/>
        </w:rPr>
        <w:t>FAM (1)</w:t>
      </w:r>
      <w:r w:rsidRPr="00B260A7">
        <w:rPr>
          <w:rFonts w:ascii="Times New Roman" w:hAnsi="Times New Roman" w:cs="Times New Roman"/>
          <w:color w:val="000000" w:themeColor="text1"/>
          <w:sz w:val="24"/>
          <w:szCs w:val="24"/>
          <w:lang w:val="en-US"/>
        </w:rPr>
        <w:t>. The regression equation was: 11+0.88x</w:t>
      </w:r>
    </w:p>
    <w:p w14:paraId="77A52D7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lastRenderedPageBreak/>
        <w:t xml:space="preserve">The equation shows that the coefficient for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 xml:space="preserve">is </w:t>
      </w:r>
      <w:r w:rsidRPr="00B260A7">
        <w:rPr>
          <w:rFonts w:ascii="Times New Roman" w:hAnsi="Times New Roman" w:cs="Times New Roman"/>
          <w:color w:val="000000" w:themeColor="text1"/>
          <w:sz w:val="24"/>
          <w:szCs w:val="24"/>
          <w:lang w:val="en-US"/>
        </w:rPr>
        <w:t>+0.88</w:t>
      </w:r>
      <w:r w:rsidRPr="00B260A7">
        <w:rPr>
          <w:rFonts w:ascii="Times New Roman" w:hAnsi="Times New Roman" w:cs="Times New Roman"/>
          <w:color w:val="000000" w:themeColor="text1"/>
          <w:sz w:val="24"/>
          <w:szCs w:val="24"/>
        </w:rPr>
        <w:t xml:space="preserve">. The coefficient indicates that for every additional </w:t>
      </w:r>
      <w:r w:rsidRPr="00B260A7">
        <w:rPr>
          <w:rFonts w:ascii="Times New Roman" w:hAnsi="Times New Roman" w:cs="Times New Roman"/>
          <w:color w:val="000000" w:themeColor="text1"/>
          <w:sz w:val="24"/>
          <w:szCs w:val="24"/>
          <w:lang w:val="en-US"/>
        </w:rPr>
        <w:t>unit</w:t>
      </w:r>
      <w:r w:rsidRPr="00B260A7">
        <w:rPr>
          <w:rFonts w:ascii="Times New Roman" w:hAnsi="Times New Roman" w:cs="Times New Roman"/>
          <w:color w:val="000000" w:themeColor="text1"/>
          <w:sz w:val="24"/>
          <w:szCs w:val="24"/>
        </w:rPr>
        <w:t xml:space="preserve"> in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FAM (1) increase</w:t>
      </w:r>
      <w:r w:rsidRPr="00B260A7">
        <w:rPr>
          <w:rFonts w:ascii="Times New Roman" w:hAnsi="Times New Roman" w:cs="Times New Roman"/>
          <w:color w:val="000000" w:themeColor="text1"/>
          <w:sz w:val="24"/>
          <w:szCs w:val="24"/>
          <w:lang w:val="en-US"/>
        </w:rPr>
        <w:t>s</w:t>
      </w:r>
      <w:r w:rsidRPr="00B260A7">
        <w:rPr>
          <w:rFonts w:ascii="Times New Roman" w:hAnsi="Times New Roman" w:cs="Times New Roman"/>
          <w:color w:val="000000" w:themeColor="text1"/>
          <w:sz w:val="24"/>
          <w:szCs w:val="24"/>
        </w:rPr>
        <w:t xml:space="preserve"> by an average of</w:t>
      </w:r>
      <w:r w:rsidRPr="00B260A7">
        <w:rPr>
          <w:rFonts w:ascii="Times New Roman" w:hAnsi="Times New Roman" w:cs="Times New Roman"/>
          <w:color w:val="000000" w:themeColor="text1"/>
          <w:sz w:val="24"/>
          <w:szCs w:val="24"/>
          <w:lang w:val="en-US"/>
        </w:rPr>
        <w:t xml:space="preserve"> 0.88 units</w:t>
      </w:r>
      <w:r w:rsidRPr="00B260A7">
        <w:rPr>
          <w:rFonts w:ascii="Times New Roman" w:hAnsi="Times New Roman" w:cs="Times New Roman"/>
          <w:color w:val="000000" w:themeColor="text1"/>
          <w:sz w:val="24"/>
          <w:szCs w:val="24"/>
        </w:rPr>
        <w:t>.</w:t>
      </w:r>
    </w:p>
    <w:tbl>
      <w:tblPr>
        <w:tblStyle w:val="TableGrid"/>
        <w:tblW w:w="0" w:type="auto"/>
        <w:tblLook w:val="04A0" w:firstRow="1" w:lastRow="0" w:firstColumn="1" w:lastColumn="0" w:noHBand="0" w:noVBand="1"/>
      </w:tblPr>
      <w:tblGrid>
        <w:gridCol w:w="9309"/>
      </w:tblGrid>
      <w:tr w:rsidR="00937056" w:rsidRPr="00B260A7" w:rsidDel="00BB0C19" w14:paraId="1233CB1E" w14:textId="281E0AE0" w:rsidTr="00937056">
        <w:trPr>
          <w:trHeight w:val="5747"/>
          <w:del w:id="273" w:author="User" w:date="2021-02-02T20:30:00Z"/>
        </w:trPr>
        <w:tc>
          <w:tcPr>
            <w:tcW w:w="9309" w:type="dxa"/>
          </w:tcPr>
          <w:p w14:paraId="16CEAF9D" w14:textId="6DC7E160" w:rsidR="00937056" w:rsidRPr="00B260A7" w:rsidDel="00BB0C19" w:rsidRDefault="00937056" w:rsidP="00B260A7">
            <w:pPr>
              <w:spacing w:line="276" w:lineRule="auto"/>
              <w:jc w:val="both"/>
              <w:rPr>
                <w:del w:id="274" w:author="User" w:date="2021-02-02T20:30:00Z"/>
                <w:rFonts w:ascii="Times New Roman" w:hAnsi="Times New Roman" w:cs="Times New Roman"/>
                <w:color w:val="000000" w:themeColor="text1"/>
                <w:sz w:val="24"/>
                <w:szCs w:val="24"/>
              </w:rPr>
            </w:pPr>
            <w:del w:id="275" w:author="User" w:date="2021-02-02T20:30:00Z">
              <w:r w:rsidRPr="00B260A7" w:rsidDel="00BB0C19">
                <w:rPr>
                  <w:rFonts w:ascii="Times New Roman" w:hAnsi="Times New Roman" w:cs="Times New Roman"/>
                  <w:noProof/>
                  <w:color w:val="000000" w:themeColor="text1"/>
                  <w:sz w:val="24"/>
                  <w:szCs w:val="24"/>
                  <w:lang w:val="en-US"/>
                </w:rPr>
                <w:drawing>
                  <wp:inline distT="0" distB="0" distL="0" distR="0" wp14:anchorId="3B8A95C6" wp14:editId="4EA08EB7">
                    <wp:extent cx="5486400" cy="39395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6470" cy="3953950"/>
                            </a:xfrm>
                            <a:prstGeom prst="rect">
                              <a:avLst/>
                            </a:prstGeom>
                            <a:noFill/>
                            <a:ln>
                              <a:noFill/>
                            </a:ln>
                          </pic:spPr>
                        </pic:pic>
                      </a:graphicData>
                    </a:graphic>
                  </wp:inline>
                </w:drawing>
              </w:r>
            </w:del>
          </w:p>
        </w:tc>
      </w:tr>
      <w:tr w:rsidR="00937056" w:rsidRPr="00B260A7" w:rsidDel="00BB0C19" w14:paraId="7A2A633A" w14:textId="62F2D29B" w:rsidTr="00937056">
        <w:trPr>
          <w:trHeight w:val="266"/>
          <w:del w:id="276" w:author="User" w:date="2021-02-02T20:30:00Z"/>
        </w:trPr>
        <w:tc>
          <w:tcPr>
            <w:tcW w:w="9309" w:type="dxa"/>
          </w:tcPr>
          <w:p w14:paraId="6803F066" w14:textId="7E3F7184" w:rsidR="00937056" w:rsidRPr="00B260A7" w:rsidDel="00BB0C19" w:rsidRDefault="00937056" w:rsidP="00B260A7">
            <w:pPr>
              <w:spacing w:line="276" w:lineRule="auto"/>
              <w:jc w:val="both"/>
              <w:rPr>
                <w:del w:id="277" w:author="User" w:date="2021-02-02T20:30:00Z"/>
                <w:rFonts w:ascii="Times New Roman" w:hAnsi="Times New Roman" w:cs="Times New Roman"/>
                <w:color w:val="000000" w:themeColor="text1"/>
                <w:sz w:val="24"/>
                <w:szCs w:val="24"/>
              </w:rPr>
            </w:pPr>
            <w:del w:id="278" w:author="User" w:date="2021-02-02T20:30:00Z">
              <w:r w:rsidRPr="00B260A7" w:rsidDel="00BB0C19">
                <w:rPr>
                  <w:rFonts w:ascii="Times New Roman" w:hAnsi="Times New Roman" w:cs="Times New Roman"/>
                  <w:color w:val="000000" w:themeColor="text1"/>
                  <w:sz w:val="24"/>
                  <w:szCs w:val="24"/>
                  <w:lang w:val="en-US"/>
                </w:rPr>
                <w:delText xml:space="preserve">Fig-14  </w:delText>
              </w:r>
              <w:bookmarkStart w:id="279" w:name="_Hlk62993425"/>
              <w:r w:rsidRPr="00B260A7" w:rsidDel="00BB0C19">
                <w:rPr>
                  <w:rFonts w:ascii="Times New Roman" w:hAnsi="Times New Roman" w:cs="Times New Roman"/>
                  <w:color w:val="000000" w:themeColor="text1"/>
                  <w:sz w:val="24"/>
                  <w:szCs w:val="24"/>
                  <w:lang w:val="en-US"/>
                </w:rPr>
                <w:delText xml:space="preserve">Correlation </w:delText>
              </w:r>
              <w:r w:rsidRPr="00B260A7" w:rsidDel="00BB0C19">
                <w:rPr>
                  <w:rFonts w:ascii="Times New Roman" w:hAnsi="Times New Roman" w:cs="Times New Roman"/>
                  <w:color w:val="000000" w:themeColor="text1"/>
                  <w:sz w:val="24"/>
                  <w:szCs w:val="24"/>
                </w:rPr>
                <w:delText>FAM (1) &amp; Temp</w:delText>
              </w:r>
              <w:bookmarkEnd w:id="279"/>
            </w:del>
          </w:p>
        </w:tc>
      </w:tr>
    </w:tbl>
    <w:p w14:paraId="472D90AC" w14:textId="77777777"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p>
    <w:p w14:paraId="3A13DFD7" w14:textId="41DC599B" w:rsidR="00937056" w:rsidRPr="00B260A7" w:rsidRDefault="00937056" w:rsidP="00B260A7">
      <w:pPr>
        <w:spacing w:line="276" w:lineRule="auto"/>
        <w:jc w:val="both"/>
        <w:rPr>
          <w:rFonts w:ascii="Times New Roman" w:hAnsi="Times New Roman" w:cs="Times New Roman"/>
          <w:color w:val="000000" w:themeColor="text1"/>
          <w:sz w:val="24"/>
          <w:szCs w:val="24"/>
          <w:lang w:val="en-US"/>
        </w:rPr>
      </w:pPr>
      <w:r w:rsidRPr="00B260A7">
        <w:rPr>
          <w:rFonts w:ascii="Times New Roman" w:hAnsi="Times New Roman" w:cs="Times New Roman"/>
          <w:color w:val="000000" w:themeColor="text1"/>
          <w:sz w:val="24"/>
          <w:szCs w:val="24"/>
          <w:lang w:val="en-US"/>
        </w:rPr>
        <w:t xml:space="preserve">Since the p-value is 0.0012 which is less than 0.05 and this indicates that the overall model can significantly predict the dependent variable. So, we conclude that the effect of Temperature has an effect or valid in predicting </w:t>
      </w:r>
      <w:r w:rsidRPr="00B260A7">
        <w:rPr>
          <w:rFonts w:ascii="Times New Roman" w:hAnsi="Times New Roman" w:cs="Times New Roman"/>
          <w:color w:val="000000" w:themeColor="text1"/>
          <w:sz w:val="24"/>
          <w:szCs w:val="24"/>
        </w:rPr>
        <w:t>Rox (1)</w:t>
      </w:r>
      <w:r w:rsidRPr="00B260A7">
        <w:rPr>
          <w:rFonts w:ascii="Times New Roman" w:hAnsi="Times New Roman" w:cs="Times New Roman"/>
          <w:color w:val="000000" w:themeColor="text1"/>
          <w:sz w:val="24"/>
          <w:szCs w:val="24"/>
          <w:lang w:val="en-US"/>
        </w:rPr>
        <w:t>. Here R square is 0.38 or 38% of the variation in Temperature can be predicted from the variables</w:t>
      </w:r>
      <w:r w:rsidRPr="00B260A7">
        <w:rPr>
          <w:rFonts w:ascii="Times New Roman" w:hAnsi="Times New Roman" w:cs="Times New Roman"/>
          <w:color w:val="000000" w:themeColor="text1"/>
          <w:sz w:val="24"/>
          <w:szCs w:val="24"/>
        </w:rPr>
        <w:t>Rox (1)</w:t>
      </w:r>
      <w:r w:rsidRPr="00B260A7">
        <w:rPr>
          <w:rFonts w:ascii="Times New Roman" w:hAnsi="Times New Roman" w:cs="Times New Roman"/>
          <w:color w:val="000000" w:themeColor="text1"/>
          <w:sz w:val="24"/>
          <w:szCs w:val="24"/>
          <w:lang w:val="en-US"/>
        </w:rPr>
        <w:t>. The regression equation was: 23+0.43x</w:t>
      </w:r>
    </w:p>
    <w:p w14:paraId="277F0E47"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 xml:space="preserve">The equation shows that the coefficient for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 xml:space="preserve">is </w:t>
      </w:r>
      <w:r w:rsidRPr="00B260A7">
        <w:rPr>
          <w:rFonts w:ascii="Times New Roman" w:hAnsi="Times New Roman" w:cs="Times New Roman"/>
          <w:color w:val="000000" w:themeColor="text1"/>
          <w:sz w:val="24"/>
          <w:szCs w:val="24"/>
          <w:lang w:val="en-US"/>
        </w:rPr>
        <w:t>+0.43</w:t>
      </w:r>
      <w:r w:rsidRPr="00B260A7">
        <w:rPr>
          <w:rFonts w:ascii="Times New Roman" w:hAnsi="Times New Roman" w:cs="Times New Roman"/>
          <w:color w:val="000000" w:themeColor="text1"/>
          <w:sz w:val="24"/>
          <w:szCs w:val="24"/>
        </w:rPr>
        <w:t xml:space="preserve">. The coefficient indicates that for every additional </w:t>
      </w:r>
      <w:r w:rsidRPr="00B260A7">
        <w:rPr>
          <w:rFonts w:ascii="Times New Roman" w:hAnsi="Times New Roman" w:cs="Times New Roman"/>
          <w:color w:val="000000" w:themeColor="text1"/>
          <w:sz w:val="24"/>
          <w:szCs w:val="24"/>
          <w:lang w:val="en-US"/>
        </w:rPr>
        <w:t>unit</w:t>
      </w:r>
      <w:r w:rsidRPr="00B260A7">
        <w:rPr>
          <w:rFonts w:ascii="Times New Roman" w:hAnsi="Times New Roman" w:cs="Times New Roman"/>
          <w:color w:val="000000" w:themeColor="text1"/>
          <w:sz w:val="24"/>
          <w:szCs w:val="24"/>
        </w:rPr>
        <w:t xml:space="preserve"> in </w:t>
      </w:r>
      <w:r w:rsidRPr="00B260A7">
        <w:rPr>
          <w:rFonts w:ascii="Times New Roman" w:hAnsi="Times New Roman" w:cs="Times New Roman"/>
          <w:color w:val="000000" w:themeColor="text1"/>
          <w:sz w:val="24"/>
          <w:szCs w:val="24"/>
          <w:lang w:val="en-US"/>
        </w:rPr>
        <w:t xml:space="preserve">Temperature, </w:t>
      </w:r>
      <w:r w:rsidRPr="00B260A7">
        <w:rPr>
          <w:rFonts w:ascii="Times New Roman" w:hAnsi="Times New Roman" w:cs="Times New Roman"/>
          <w:color w:val="000000" w:themeColor="text1"/>
          <w:sz w:val="24"/>
          <w:szCs w:val="24"/>
        </w:rPr>
        <w:t>Rox (1) increase</w:t>
      </w:r>
      <w:r w:rsidRPr="00B260A7">
        <w:rPr>
          <w:rFonts w:ascii="Times New Roman" w:hAnsi="Times New Roman" w:cs="Times New Roman"/>
          <w:color w:val="000000" w:themeColor="text1"/>
          <w:sz w:val="24"/>
          <w:szCs w:val="24"/>
          <w:lang w:val="en-US"/>
        </w:rPr>
        <w:t>s</w:t>
      </w:r>
      <w:r w:rsidRPr="00B260A7">
        <w:rPr>
          <w:rFonts w:ascii="Times New Roman" w:hAnsi="Times New Roman" w:cs="Times New Roman"/>
          <w:color w:val="000000" w:themeColor="text1"/>
          <w:sz w:val="24"/>
          <w:szCs w:val="24"/>
        </w:rPr>
        <w:t xml:space="preserve"> by an average of</w:t>
      </w:r>
      <w:r w:rsidRPr="00B260A7">
        <w:rPr>
          <w:rFonts w:ascii="Times New Roman" w:hAnsi="Times New Roman" w:cs="Times New Roman"/>
          <w:color w:val="000000" w:themeColor="text1"/>
          <w:sz w:val="24"/>
          <w:szCs w:val="24"/>
          <w:lang w:val="en-US"/>
        </w:rPr>
        <w:t xml:space="preserve"> 0.43 units</w:t>
      </w:r>
      <w:r w:rsidRPr="00B260A7">
        <w:rPr>
          <w:rFonts w:ascii="Times New Roman" w:hAnsi="Times New Roman" w:cs="Times New Roman"/>
          <w:color w:val="000000" w:themeColor="text1"/>
          <w:sz w:val="24"/>
          <w:szCs w:val="24"/>
        </w:rPr>
        <w:t>.</w:t>
      </w:r>
    </w:p>
    <w:tbl>
      <w:tblPr>
        <w:tblStyle w:val="TableGrid"/>
        <w:tblW w:w="0" w:type="auto"/>
        <w:tblLook w:val="04A0" w:firstRow="1" w:lastRow="0" w:firstColumn="1" w:lastColumn="0" w:noHBand="0" w:noVBand="1"/>
      </w:tblPr>
      <w:tblGrid>
        <w:gridCol w:w="9345"/>
      </w:tblGrid>
      <w:tr w:rsidR="00937056" w:rsidRPr="00B260A7" w:rsidDel="00BB0C19" w14:paraId="2F25D89D" w14:textId="3EF37F75" w:rsidTr="00937056">
        <w:trPr>
          <w:trHeight w:val="5675"/>
          <w:del w:id="280" w:author="User" w:date="2021-02-02T20:31:00Z"/>
        </w:trPr>
        <w:tc>
          <w:tcPr>
            <w:tcW w:w="9367" w:type="dxa"/>
          </w:tcPr>
          <w:p w14:paraId="50538518" w14:textId="37472216" w:rsidR="00937056" w:rsidRPr="00B260A7" w:rsidDel="00BB0C19" w:rsidRDefault="00937056" w:rsidP="00B260A7">
            <w:pPr>
              <w:spacing w:line="276" w:lineRule="auto"/>
              <w:jc w:val="both"/>
              <w:rPr>
                <w:del w:id="281" w:author="User" w:date="2021-02-02T20:31:00Z"/>
                <w:rFonts w:ascii="Times New Roman" w:hAnsi="Times New Roman" w:cs="Times New Roman"/>
                <w:color w:val="000000" w:themeColor="text1"/>
                <w:sz w:val="24"/>
                <w:szCs w:val="24"/>
              </w:rPr>
            </w:pPr>
            <w:del w:id="282" w:author="User" w:date="2021-02-02T20:31:00Z">
              <w:r w:rsidRPr="00B260A7" w:rsidDel="00BB0C19">
                <w:rPr>
                  <w:rFonts w:ascii="Times New Roman" w:hAnsi="Times New Roman" w:cs="Times New Roman"/>
                  <w:noProof/>
                  <w:color w:val="000000" w:themeColor="text1"/>
                  <w:sz w:val="24"/>
                  <w:szCs w:val="24"/>
                  <w:lang w:val="en-US"/>
                </w:rPr>
                <w:drawing>
                  <wp:inline distT="0" distB="0" distL="0" distR="0" wp14:anchorId="008FEEC2" wp14:editId="2CC727A6">
                    <wp:extent cx="5943600" cy="426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del>
          </w:p>
        </w:tc>
      </w:tr>
      <w:tr w:rsidR="00937056" w:rsidRPr="00B260A7" w:rsidDel="00BB0C19" w14:paraId="79D6E66D" w14:textId="14DE91C0" w:rsidTr="00937056">
        <w:trPr>
          <w:trHeight w:val="243"/>
          <w:del w:id="283" w:author="User" w:date="2021-02-02T20:31:00Z"/>
        </w:trPr>
        <w:tc>
          <w:tcPr>
            <w:tcW w:w="9367" w:type="dxa"/>
          </w:tcPr>
          <w:p w14:paraId="59F3D247" w14:textId="69EF1AA8" w:rsidR="00937056" w:rsidRPr="00B260A7" w:rsidDel="00BB0C19" w:rsidRDefault="00937056" w:rsidP="00B260A7">
            <w:pPr>
              <w:spacing w:line="276" w:lineRule="auto"/>
              <w:jc w:val="both"/>
              <w:rPr>
                <w:del w:id="284" w:author="User" w:date="2021-02-02T20:31:00Z"/>
                <w:rFonts w:ascii="Times New Roman" w:hAnsi="Times New Roman" w:cs="Times New Roman"/>
                <w:color w:val="000000" w:themeColor="text1"/>
                <w:sz w:val="24"/>
                <w:szCs w:val="24"/>
              </w:rPr>
            </w:pPr>
            <w:del w:id="285" w:author="User" w:date="2021-02-02T20:31:00Z">
              <w:r w:rsidRPr="00B260A7" w:rsidDel="00BB0C19">
                <w:rPr>
                  <w:rFonts w:ascii="Times New Roman" w:hAnsi="Times New Roman" w:cs="Times New Roman"/>
                  <w:color w:val="000000" w:themeColor="text1"/>
                  <w:sz w:val="24"/>
                  <w:szCs w:val="24"/>
                  <w:lang w:val="en-US"/>
                </w:rPr>
                <w:delText xml:space="preserve">Fig-15 </w:delText>
              </w:r>
              <w:bookmarkStart w:id="286" w:name="_Hlk62993432"/>
              <w:r w:rsidRPr="00B260A7" w:rsidDel="00BB0C19">
                <w:rPr>
                  <w:rFonts w:ascii="Times New Roman" w:hAnsi="Times New Roman" w:cs="Times New Roman"/>
                  <w:color w:val="000000" w:themeColor="text1"/>
                  <w:sz w:val="24"/>
                  <w:szCs w:val="24"/>
                  <w:lang w:val="en-US"/>
                </w:rPr>
                <w:delText xml:space="preserve">Correlation with </w:delText>
              </w:r>
              <w:r w:rsidRPr="00B260A7" w:rsidDel="00BB0C19">
                <w:rPr>
                  <w:rFonts w:ascii="Times New Roman" w:hAnsi="Times New Roman" w:cs="Times New Roman"/>
                  <w:color w:val="000000" w:themeColor="text1"/>
                  <w:sz w:val="24"/>
                  <w:szCs w:val="24"/>
                </w:rPr>
                <w:delText>Rox (1) &amp; Temp</w:delText>
              </w:r>
              <w:bookmarkEnd w:id="286"/>
            </w:del>
          </w:p>
        </w:tc>
      </w:tr>
    </w:tbl>
    <w:p w14:paraId="4452CE5F"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716354F8" w14:textId="77777777" w:rsidR="00937056" w:rsidRPr="00B260A7" w:rsidRDefault="00937056" w:rsidP="00B260A7">
      <w:pPr>
        <w:tabs>
          <w:tab w:val="left" w:pos="3031"/>
        </w:tabs>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ab/>
      </w:r>
    </w:p>
    <w:p w14:paraId="0ABFA682" w14:textId="77777777" w:rsidR="00937056" w:rsidRPr="00B260A7" w:rsidRDefault="00937056" w:rsidP="00B260A7">
      <w:pPr>
        <w:keepNext/>
        <w:spacing w:line="276" w:lineRule="auto"/>
        <w:rPr>
          <w:rFonts w:ascii="Times New Roman" w:hAnsi="Times New Roman" w:cs="Times New Roman"/>
          <w:color w:val="000000" w:themeColor="text1"/>
          <w:sz w:val="24"/>
          <w:szCs w:val="24"/>
        </w:rPr>
      </w:pPr>
    </w:p>
    <w:p w14:paraId="756378CE" w14:textId="32E163EC" w:rsidR="00937056" w:rsidRPr="00B260A7" w:rsidDel="00D91AEF" w:rsidRDefault="00937056" w:rsidP="00B260A7">
      <w:pPr>
        <w:tabs>
          <w:tab w:val="left" w:pos="3031"/>
        </w:tabs>
        <w:spacing w:line="276" w:lineRule="auto"/>
        <w:rPr>
          <w:del w:id="287" w:author="User" w:date="2021-02-02T22:41:00Z"/>
          <w:rFonts w:ascii="Times New Roman" w:hAnsi="Times New Roman" w:cs="Times New Roman"/>
          <w:b/>
          <w:bCs/>
          <w:color w:val="000000" w:themeColor="text1"/>
          <w:sz w:val="24"/>
          <w:szCs w:val="24"/>
        </w:rPr>
      </w:pPr>
      <w:bookmarkStart w:id="288" w:name="_Hlk62992641"/>
      <w:del w:id="289" w:author="User" w:date="2021-02-02T22:41:00Z">
        <w:r w:rsidRPr="00B260A7" w:rsidDel="00D91AEF">
          <w:rPr>
            <w:rFonts w:ascii="Times New Roman" w:hAnsi="Times New Roman" w:cs="Times New Roman"/>
            <w:b/>
            <w:bCs/>
            <w:color w:val="000000" w:themeColor="text1"/>
            <w:sz w:val="24"/>
            <w:szCs w:val="24"/>
          </w:rPr>
          <w:delText xml:space="preserve">Different gene comparison - </w:delText>
        </w:r>
      </w:del>
    </w:p>
    <w:bookmarkEnd w:id="288"/>
    <w:p w14:paraId="3A516326" w14:textId="51059469" w:rsidR="00E95597" w:rsidDel="00D91AEF" w:rsidRDefault="00937056" w:rsidP="00B260A7">
      <w:pPr>
        <w:tabs>
          <w:tab w:val="left" w:pos="3031"/>
        </w:tabs>
        <w:spacing w:line="276" w:lineRule="auto"/>
        <w:rPr>
          <w:del w:id="290" w:author="User" w:date="2021-02-02T22:41:00Z"/>
          <w:rFonts w:ascii="Times New Roman" w:hAnsi="Times New Roman" w:cs="Times New Roman"/>
          <w:color w:val="000000" w:themeColor="text1"/>
          <w:sz w:val="24"/>
          <w:szCs w:val="24"/>
          <w:lang w:val="en-US"/>
        </w:rPr>
      </w:pPr>
      <w:del w:id="291" w:author="User" w:date="2021-02-02T22:41:00Z">
        <w:r w:rsidRPr="00B260A7" w:rsidDel="00D91AEF">
          <w:rPr>
            <w:rFonts w:ascii="Times New Roman" w:hAnsi="Times New Roman" w:cs="Times New Roman"/>
            <w:color w:val="000000" w:themeColor="text1"/>
            <w:sz w:val="24"/>
            <w:szCs w:val="24"/>
          </w:rPr>
          <w:delText xml:space="preserve">Compared to the two sampling phases, the Cy5 gene in the first stage was more common, while the Cy5 gene was more common in some districts in the second process. The proportion of Cy5 genes in the first sampling in Dhaka City was nevertheless greater. </w:delText>
        </w:r>
        <w:r w:rsidRPr="00B260A7" w:rsidDel="00D91AEF">
          <w:rPr>
            <w:rFonts w:ascii="Times New Roman" w:hAnsi="Times New Roman" w:cs="Times New Roman"/>
            <w:color w:val="000000" w:themeColor="text1"/>
            <w:sz w:val="24"/>
            <w:szCs w:val="24"/>
            <w:lang w:val="en-US"/>
          </w:rPr>
          <w:delText>The second large scenario is seen in Barishal.</w:delText>
        </w:r>
      </w:del>
    </w:p>
    <w:p w14:paraId="041E5DCB" w14:textId="59DC4FC7" w:rsidR="00937056" w:rsidRPr="00B260A7" w:rsidDel="00D91AEF" w:rsidRDefault="00E95597" w:rsidP="00B260A7">
      <w:pPr>
        <w:tabs>
          <w:tab w:val="left" w:pos="3031"/>
        </w:tabs>
        <w:spacing w:line="276" w:lineRule="auto"/>
        <w:rPr>
          <w:del w:id="292" w:author="User" w:date="2021-02-02T22:41:00Z"/>
          <w:rFonts w:ascii="Times New Roman" w:hAnsi="Times New Roman" w:cs="Times New Roman"/>
          <w:color w:val="000000" w:themeColor="text1"/>
          <w:sz w:val="24"/>
          <w:szCs w:val="24"/>
        </w:rPr>
      </w:pPr>
      <w:del w:id="293" w:author="User" w:date="2021-02-02T22:41:00Z">
        <w:r w:rsidRPr="00E95597" w:rsidDel="00D91AEF">
          <w:rPr>
            <w:rFonts w:ascii="Times New Roman" w:hAnsi="Times New Roman" w:cs="Times New Roman"/>
            <w:noProof/>
            <w:color w:val="000000" w:themeColor="text1"/>
            <w:sz w:val="24"/>
            <w:szCs w:val="24"/>
            <w:lang w:val="en-US"/>
          </w:rPr>
          <w:drawing>
            <wp:inline distT="0" distB="0" distL="0" distR="0" wp14:anchorId="12C5350B" wp14:editId="32909C92">
              <wp:extent cx="5764443" cy="2681719"/>
              <wp:effectExtent l="0" t="0" r="8255" b="4445"/>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4443" cy="2681719"/>
                      </a:xfrm>
                      <a:prstGeom prst="rect">
                        <a:avLst/>
                      </a:prstGeom>
                    </pic:spPr>
                  </pic:pic>
                </a:graphicData>
              </a:graphic>
            </wp:inline>
          </w:drawing>
        </w:r>
        <w:r w:rsidR="00937056" w:rsidRPr="00B260A7" w:rsidDel="00D91AEF">
          <w:rPr>
            <w:rFonts w:ascii="Times New Roman" w:hAnsi="Times New Roman" w:cs="Times New Roman"/>
            <w:color w:val="000000" w:themeColor="text1"/>
            <w:sz w:val="24"/>
            <w:szCs w:val="24"/>
          </w:rPr>
          <w:tab/>
        </w:r>
      </w:del>
    </w:p>
    <w:p w14:paraId="1C00D80A" w14:textId="675494F9" w:rsidR="00937056" w:rsidRPr="00B260A7" w:rsidDel="00D91AEF" w:rsidRDefault="00937056" w:rsidP="00B260A7">
      <w:pPr>
        <w:keepNext/>
        <w:tabs>
          <w:tab w:val="left" w:pos="3031"/>
        </w:tabs>
        <w:spacing w:line="276" w:lineRule="auto"/>
        <w:rPr>
          <w:del w:id="294" w:author="User" w:date="2021-02-02T22:41:00Z"/>
          <w:rFonts w:ascii="Times New Roman" w:hAnsi="Times New Roman" w:cs="Times New Roman"/>
          <w:color w:val="000000" w:themeColor="text1"/>
          <w:sz w:val="24"/>
          <w:szCs w:val="24"/>
        </w:rPr>
      </w:pPr>
    </w:p>
    <w:p w14:paraId="6235A0EA" w14:textId="7590B34D" w:rsidR="00937056" w:rsidRPr="00B260A7" w:rsidDel="00D91AEF" w:rsidRDefault="009B4353" w:rsidP="005472BC">
      <w:pPr>
        <w:keepNext/>
        <w:tabs>
          <w:tab w:val="left" w:pos="3031"/>
        </w:tabs>
        <w:spacing w:line="276" w:lineRule="auto"/>
        <w:rPr>
          <w:del w:id="295" w:author="User" w:date="2021-02-02T22:41:00Z"/>
        </w:rPr>
      </w:pPr>
      <w:del w:id="296" w:author="User" w:date="2021-02-02T22:41:00Z">
        <w:r w:rsidDel="00D91AEF">
          <w:rPr>
            <w:rFonts w:ascii="Times New Roman" w:hAnsi="Times New Roman" w:cs="Times New Roman"/>
            <w:i/>
            <w:iCs/>
            <w:color w:val="000000" w:themeColor="text1"/>
            <w:sz w:val="24"/>
            <w:szCs w:val="24"/>
            <w:lang w:val="en-US"/>
          </w:rPr>
          <w:delText>F</w:delText>
        </w:r>
        <w:r w:rsidR="00937056" w:rsidRPr="00B260A7" w:rsidDel="00D91AEF">
          <w:delText>ig-17</w:delText>
        </w:r>
        <w:bookmarkStart w:id="297" w:name="_Hlk62993446"/>
        <w:r w:rsidR="00937056" w:rsidRPr="00B260A7" w:rsidDel="00D91AEF">
          <w:delText>: District vs</w:delText>
        </w:r>
        <w:r w:rsidR="00BC6734" w:rsidRPr="00BC6734" w:rsidDel="00D91AEF">
          <w:delText xml:space="preserve"> </w:delText>
        </w:r>
        <w:r w:rsidR="00BC6734" w:rsidRPr="00B260A7" w:rsidDel="00D91AEF">
          <w:delText>Cy5</w:delText>
        </w:r>
        <w:r w:rsidR="00BC6734" w:rsidDel="00D91AEF">
          <w:delText>,ROX,</w:delText>
        </w:r>
        <w:r w:rsidR="00937056" w:rsidRPr="00B260A7" w:rsidDel="00D91AEF">
          <w:delText xml:space="preserve"> FAM gene confirmed the ratio</w:delText>
        </w:r>
      </w:del>
    </w:p>
    <w:bookmarkEnd w:id="297"/>
    <w:p w14:paraId="3E6B1C88" w14:textId="12420673" w:rsidR="00937056" w:rsidRPr="00B260A7" w:rsidDel="00D91AEF" w:rsidRDefault="00937056" w:rsidP="00B260A7">
      <w:pPr>
        <w:spacing w:line="276" w:lineRule="auto"/>
        <w:rPr>
          <w:del w:id="298" w:author="User" w:date="2021-02-02T22:41:00Z"/>
          <w:rFonts w:ascii="Times New Roman" w:hAnsi="Times New Roman" w:cs="Times New Roman"/>
          <w:color w:val="000000" w:themeColor="text1"/>
          <w:sz w:val="24"/>
          <w:szCs w:val="24"/>
          <w:lang w:val="en-US" w:bidi="bn-BD"/>
        </w:rPr>
      </w:pPr>
      <w:del w:id="299" w:author="User" w:date="2021-02-02T22:41:00Z">
        <w:r w:rsidRPr="00B260A7" w:rsidDel="00D91AEF">
          <w:rPr>
            <w:rFonts w:ascii="Times New Roman" w:hAnsi="Times New Roman" w:cs="Times New Roman"/>
            <w:color w:val="000000" w:themeColor="text1"/>
            <w:sz w:val="24"/>
            <w:szCs w:val="24"/>
          </w:rPr>
          <w:delText>The situation for the FAM gene is a little like the Cy5 gene. In this situation, the share of FAM in the Dhaka section tends to be higher than in other districts. The FAM gene covered 11 positions out of 12 in Dhaka City as a positive ratio.</w:delText>
        </w:r>
        <w:r w:rsidRPr="00B260A7" w:rsidDel="00D91AEF">
          <w:rPr>
            <w:rFonts w:ascii="Times New Roman" w:hAnsi="Times New Roman" w:cs="Times New Roman"/>
            <w:color w:val="000000" w:themeColor="text1"/>
            <w:sz w:val="24"/>
            <w:szCs w:val="24"/>
            <w:lang w:val="en-US"/>
          </w:rPr>
          <w:delText xml:space="preserve"> </w:delText>
        </w:r>
        <w:r w:rsidRPr="00B260A7" w:rsidDel="00D91AEF">
          <w:rPr>
            <w:rFonts w:ascii="Times New Roman" w:hAnsi="Times New Roman" w:cs="Times New Roman"/>
            <w:color w:val="000000" w:themeColor="text1"/>
            <w:sz w:val="24"/>
            <w:szCs w:val="24"/>
          </w:rPr>
          <w:delText>Other districts have been averaged in the interim.</w:delText>
        </w:r>
      </w:del>
    </w:p>
    <w:p w14:paraId="2E3259FC" w14:textId="09FE1DC8" w:rsidR="00937056" w:rsidRPr="00B260A7" w:rsidDel="00D91AEF" w:rsidRDefault="00937056" w:rsidP="00B260A7">
      <w:pPr>
        <w:pStyle w:val="Caption"/>
        <w:spacing w:line="276" w:lineRule="auto"/>
        <w:rPr>
          <w:del w:id="300" w:author="User" w:date="2021-02-02T22:41:00Z"/>
          <w:rFonts w:ascii="Times New Roman" w:hAnsi="Times New Roman" w:cs="Times New Roman"/>
          <w:i w:val="0"/>
          <w:iCs w:val="0"/>
          <w:color w:val="000000" w:themeColor="text1"/>
          <w:sz w:val="24"/>
          <w:szCs w:val="24"/>
        </w:rPr>
      </w:pPr>
    </w:p>
    <w:p w14:paraId="5CB2E473" w14:textId="74C93760" w:rsidR="00937056" w:rsidRPr="00B260A7" w:rsidDel="00D91AEF" w:rsidRDefault="00937056" w:rsidP="00B260A7">
      <w:pPr>
        <w:pStyle w:val="Caption"/>
        <w:spacing w:line="276" w:lineRule="auto"/>
        <w:rPr>
          <w:del w:id="301" w:author="User" w:date="2021-02-02T22:41:00Z"/>
          <w:rFonts w:ascii="Times New Roman" w:hAnsi="Times New Roman" w:cs="Times New Roman"/>
          <w:i w:val="0"/>
          <w:iCs w:val="0"/>
          <w:color w:val="000000" w:themeColor="text1"/>
          <w:sz w:val="24"/>
          <w:szCs w:val="24"/>
        </w:rPr>
      </w:pPr>
    </w:p>
    <w:p w14:paraId="55F2E9B1" w14:textId="4EA7C74A" w:rsidR="00937056" w:rsidRPr="00B260A7" w:rsidDel="00D91AEF" w:rsidRDefault="00937056" w:rsidP="00B260A7">
      <w:pPr>
        <w:spacing w:line="276" w:lineRule="auto"/>
        <w:rPr>
          <w:del w:id="302" w:author="User" w:date="2021-02-02T22:41:00Z"/>
          <w:rFonts w:ascii="Times New Roman" w:hAnsi="Times New Roman" w:cs="Times New Roman"/>
          <w:color w:val="000000" w:themeColor="text1"/>
          <w:sz w:val="24"/>
          <w:szCs w:val="24"/>
          <w:lang w:val="en-US" w:bidi="bn-BD"/>
        </w:rPr>
      </w:pPr>
      <w:del w:id="303" w:author="User" w:date="2021-02-02T22:41:00Z">
        <w:r w:rsidRPr="00B260A7" w:rsidDel="00D91AEF">
          <w:rPr>
            <w:rFonts w:ascii="Times New Roman" w:hAnsi="Times New Roman" w:cs="Times New Roman"/>
            <w:color w:val="000000" w:themeColor="text1"/>
            <w:sz w:val="24"/>
            <w:szCs w:val="24"/>
            <w:lang w:val="en-US" w:bidi="bn-BD"/>
          </w:rPr>
          <w:delText>Here, in the Rox gene, the position of two additional genes is almost insensitive. However, in the second stage of Mymensingh, the proportion of Rox in the second component is relatively higher. Rox was confirmed in 16 places out of 18 samples, on the other hand.</w:delText>
        </w:r>
      </w:del>
    </w:p>
    <w:p w14:paraId="62FC03F0" w14:textId="15953B5A" w:rsidR="00937056" w:rsidRPr="00B260A7" w:rsidDel="00D91AEF" w:rsidRDefault="00937056" w:rsidP="00B260A7">
      <w:pPr>
        <w:tabs>
          <w:tab w:val="left" w:pos="3031"/>
        </w:tabs>
        <w:spacing w:line="276" w:lineRule="auto"/>
        <w:jc w:val="both"/>
        <w:rPr>
          <w:del w:id="304" w:author="User" w:date="2021-02-02T22:41:00Z"/>
          <w:rFonts w:ascii="Times New Roman" w:hAnsi="Times New Roman" w:cs="Times New Roman"/>
          <w:color w:val="000000" w:themeColor="text1"/>
          <w:sz w:val="24"/>
          <w:szCs w:val="24"/>
        </w:rPr>
      </w:pPr>
    </w:p>
    <w:p w14:paraId="793009D1" w14:textId="2DBD5D33" w:rsidR="00937056" w:rsidRPr="00B260A7" w:rsidDel="00D91AEF" w:rsidRDefault="00937056" w:rsidP="00B260A7">
      <w:pPr>
        <w:tabs>
          <w:tab w:val="left" w:pos="8305"/>
        </w:tabs>
        <w:spacing w:line="276" w:lineRule="auto"/>
        <w:rPr>
          <w:del w:id="305" w:author="User" w:date="2021-02-02T22:41:00Z"/>
          <w:rFonts w:ascii="Times New Roman" w:hAnsi="Times New Roman" w:cs="Times New Roman"/>
          <w:noProof/>
          <w:color w:val="000000" w:themeColor="text1"/>
          <w:sz w:val="24"/>
          <w:szCs w:val="24"/>
        </w:rPr>
      </w:pPr>
      <w:del w:id="306" w:author="User" w:date="2021-02-02T22:41:00Z">
        <w:r w:rsidRPr="00B260A7" w:rsidDel="00D91AEF">
          <w:rPr>
            <w:rFonts w:ascii="Times New Roman" w:hAnsi="Times New Roman" w:cs="Times New Roman"/>
            <w:color w:val="000000" w:themeColor="text1"/>
            <w:sz w:val="24"/>
            <w:szCs w:val="24"/>
          </w:rPr>
          <w:tab/>
        </w:r>
        <w:r w:rsidRPr="00B260A7" w:rsidDel="00D91AEF">
          <w:rPr>
            <w:rFonts w:ascii="Times New Roman" w:hAnsi="Times New Roman" w:cs="Times New Roman"/>
            <w:noProof/>
            <w:color w:val="000000" w:themeColor="text1"/>
            <w:sz w:val="24"/>
            <w:szCs w:val="24"/>
            <w:lang w:val="en-US"/>
          </w:rPr>
          <w:drawing>
            <wp:inline distT="0" distB="0" distL="0" distR="0" wp14:anchorId="06D1E016" wp14:editId="3C8E6EE7">
              <wp:extent cx="6592186" cy="5103628"/>
              <wp:effectExtent l="0" t="0" r="18415" b="1905"/>
              <wp:docPr id="48" name="Chart 16">
                <a:extLst xmlns:a="http://schemas.openxmlformats.org/drawingml/2006/main">
                  <a:ext uri="{FF2B5EF4-FFF2-40B4-BE49-F238E27FC236}">
                    <a16:creationId xmlns:a16="http://schemas.microsoft.com/office/drawing/2014/main" id="{326C11B1-26AA-4250-94F3-86EF8186988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326C11B1-26AA-4250-94F3-86EF81869886}"/>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6591935" cy="5103495"/>
                      </a:xfrm>
                      <a:prstGeom prst="rect">
                        <a:avLst/>
                      </a:prstGeom>
                    </pic:spPr>
                  </pic:pic>
                </a:graphicData>
              </a:graphic>
            </wp:inline>
          </w:drawing>
        </w:r>
      </w:del>
    </w:p>
    <w:p w14:paraId="42F58BE4" w14:textId="226AC628" w:rsidR="00937056" w:rsidRPr="00B260A7" w:rsidDel="00D91AEF" w:rsidRDefault="00937056" w:rsidP="00B260A7">
      <w:pPr>
        <w:spacing w:line="276" w:lineRule="auto"/>
        <w:rPr>
          <w:del w:id="307" w:author="User" w:date="2021-02-02T22:41:00Z"/>
          <w:rFonts w:ascii="Times New Roman" w:hAnsi="Times New Roman" w:cs="Times New Roman"/>
          <w:color w:val="000000" w:themeColor="text1"/>
          <w:sz w:val="24"/>
          <w:szCs w:val="24"/>
          <w:lang w:val="en-US"/>
        </w:rPr>
      </w:pPr>
      <w:del w:id="308" w:author="User" w:date="2021-02-02T22:41:00Z">
        <w:r w:rsidRPr="00B260A7" w:rsidDel="00D91AEF">
          <w:rPr>
            <w:rFonts w:ascii="Times New Roman" w:hAnsi="Times New Roman" w:cs="Times New Roman"/>
            <w:color w:val="000000" w:themeColor="text1"/>
            <w:sz w:val="24"/>
            <w:szCs w:val="24"/>
            <w:lang w:val="en-US"/>
          </w:rPr>
          <w:delText xml:space="preserve">Fig-19: </w:delText>
        </w:r>
        <w:bookmarkStart w:id="309" w:name="_Hlk62993503"/>
        <w:r w:rsidRPr="00B260A7" w:rsidDel="00D91AEF">
          <w:rPr>
            <w:rFonts w:ascii="Times New Roman" w:hAnsi="Times New Roman" w:cs="Times New Roman"/>
            <w:color w:val="000000" w:themeColor="text1"/>
            <w:sz w:val="24"/>
            <w:szCs w:val="24"/>
            <w:lang w:val="en-US"/>
          </w:rPr>
          <w:delText>Gene correlation with temperature</w:delText>
        </w:r>
      </w:del>
    </w:p>
    <w:bookmarkEnd w:id="309"/>
    <w:p w14:paraId="61047222" w14:textId="1ABC9AAE" w:rsidR="00937056" w:rsidRPr="00B260A7" w:rsidDel="00D91AEF" w:rsidRDefault="00937056" w:rsidP="00B260A7">
      <w:pPr>
        <w:spacing w:line="276" w:lineRule="auto"/>
        <w:rPr>
          <w:del w:id="310" w:author="User" w:date="2021-02-02T22:41:00Z"/>
          <w:rFonts w:ascii="Times New Roman" w:hAnsi="Times New Roman" w:cs="Times New Roman"/>
          <w:color w:val="000000" w:themeColor="text1"/>
          <w:sz w:val="24"/>
          <w:szCs w:val="24"/>
        </w:rPr>
      </w:pPr>
      <w:del w:id="311" w:author="User" w:date="2021-02-02T22:41:00Z">
        <w:r w:rsidRPr="00B260A7" w:rsidDel="00D91AEF">
          <w:rPr>
            <w:rFonts w:ascii="Times New Roman" w:hAnsi="Times New Roman" w:cs="Times New Roman"/>
            <w:color w:val="000000" w:themeColor="text1"/>
            <w:sz w:val="24"/>
            <w:szCs w:val="24"/>
          </w:rPr>
          <w:delText>Here gene participation is between 27.4 and 31 degrees celsius in the warm temperature. With three genes combined between 27.4 and 29.2 grades Celsius, 26 samples are positive. Meanwhile, with 29,2 to 31 degrees Celsius 40 samples were confirmed.</w:delText>
        </w:r>
      </w:del>
    </w:p>
    <w:p w14:paraId="029B670F" w14:textId="5086B6F6" w:rsidR="00937056" w:rsidRPr="00B260A7" w:rsidDel="00D91AEF" w:rsidRDefault="00937056" w:rsidP="00B260A7">
      <w:pPr>
        <w:spacing w:line="276" w:lineRule="auto"/>
        <w:rPr>
          <w:del w:id="312" w:author="User" w:date="2021-02-02T22:41:00Z"/>
          <w:rFonts w:ascii="Times New Roman" w:hAnsi="Times New Roman" w:cs="Times New Roman"/>
          <w:noProof/>
          <w:color w:val="000000" w:themeColor="text1"/>
          <w:sz w:val="24"/>
          <w:szCs w:val="24"/>
        </w:rPr>
      </w:pPr>
    </w:p>
    <w:p w14:paraId="1ECD62B9" w14:textId="58F1FB93" w:rsidR="00937056" w:rsidRPr="00B260A7" w:rsidDel="00D91AEF" w:rsidRDefault="00937056" w:rsidP="00B260A7">
      <w:pPr>
        <w:spacing w:line="276" w:lineRule="auto"/>
        <w:jc w:val="center"/>
        <w:rPr>
          <w:del w:id="313" w:author="User" w:date="2021-02-02T22:41:00Z"/>
          <w:rFonts w:ascii="Times New Roman" w:hAnsi="Times New Roman" w:cs="Times New Roman"/>
          <w:color w:val="000000" w:themeColor="text1"/>
          <w:sz w:val="24"/>
          <w:szCs w:val="24"/>
        </w:rPr>
      </w:pPr>
      <w:del w:id="314" w:author="User" w:date="2021-02-02T22:41:00Z">
        <w:r w:rsidRPr="00B260A7" w:rsidDel="00D91AEF">
          <w:rPr>
            <w:rFonts w:ascii="Times New Roman" w:hAnsi="Times New Roman" w:cs="Times New Roman"/>
            <w:noProof/>
            <w:color w:val="000000" w:themeColor="text1"/>
            <w:sz w:val="24"/>
            <w:szCs w:val="24"/>
            <w:lang w:val="en-US"/>
          </w:rPr>
          <w:drawing>
            <wp:inline distT="0" distB="0" distL="0" distR="0" wp14:anchorId="3F4175A0" wp14:editId="4D4A4F92">
              <wp:extent cx="5900701" cy="5699051"/>
              <wp:effectExtent l="0" t="0" r="5080" b="16510"/>
              <wp:docPr id="49" name="Chart 17" descr="Chart type: Histogram. Frequency of 'ph'&#10;&#10;Description automatically generated">
                <a:extLst xmlns:a="http://schemas.openxmlformats.org/drawingml/2006/main">
                  <a:ext uri="{FF2B5EF4-FFF2-40B4-BE49-F238E27FC236}">
                    <a16:creationId xmlns:a16="http://schemas.microsoft.com/office/drawing/2014/main" id="{5DB2F494-A15A-4F38-A7D0-03BEDCFD9B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descr="Chart type: Histogram. Frequency of 'ph'&#10;&#10;Description automatically generated">
                        <a:extLst>
                          <a:ext uri="{FF2B5EF4-FFF2-40B4-BE49-F238E27FC236}">
                            <a16:creationId xmlns:a16="http://schemas.microsoft.com/office/drawing/2014/main" id="{5DB2F494-A15A-4F38-A7D0-03BEDCFD9B00}"/>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5900420" cy="5698490"/>
                      </a:xfrm>
                      <a:prstGeom prst="rect">
                        <a:avLst/>
                      </a:prstGeom>
                    </pic:spPr>
                  </pic:pic>
                </a:graphicData>
              </a:graphic>
            </wp:inline>
          </w:drawing>
        </w:r>
      </w:del>
    </w:p>
    <w:p w14:paraId="4851167F" w14:textId="6995867D" w:rsidR="00937056" w:rsidRPr="00B260A7" w:rsidDel="00D91AEF" w:rsidRDefault="00937056" w:rsidP="00B260A7">
      <w:pPr>
        <w:spacing w:line="276" w:lineRule="auto"/>
        <w:rPr>
          <w:del w:id="315" w:author="User" w:date="2021-02-02T22:41:00Z"/>
          <w:rFonts w:ascii="Times New Roman" w:hAnsi="Times New Roman" w:cs="Times New Roman"/>
          <w:color w:val="000000" w:themeColor="text1"/>
          <w:sz w:val="24"/>
          <w:szCs w:val="24"/>
        </w:rPr>
      </w:pPr>
      <w:del w:id="316" w:author="User" w:date="2021-02-02T22:41:00Z">
        <w:r w:rsidRPr="00B260A7" w:rsidDel="00D91AEF">
          <w:rPr>
            <w:rFonts w:ascii="Times New Roman" w:hAnsi="Times New Roman" w:cs="Times New Roman"/>
            <w:color w:val="000000" w:themeColor="text1"/>
            <w:sz w:val="24"/>
            <w:szCs w:val="24"/>
          </w:rPr>
          <w:delText>Fig-</w:delText>
        </w:r>
        <w:r w:rsidRPr="00B260A7" w:rsidDel="00D91AEF">
          <w:rPr>
            <w:rFonts w:ascii="Times New Roman" w:hAnsi="Times New Roman" w:cs="Times New Roman"/>
            <w:color w:val="000000" w:themeColor="text1"/>
            <w:sz w:val="24"/>
            <w:szCs w:val="24"/>
            <w:lang w:val="en-US"/>
          </w:rPr>
          <w:delText>20</w:delText>
        </w:r>
        <w:r w:rsidRPr="00B260A7" w:rsidDel="00D91AEF">
          <w:rPr>
            <w:rFonts w:ascii="Times New Roman" w:hAnsi="Times New Roman" w:cs="Times New Roman"/>
            <w:color w:val="000000" w:themeColor="text1"/>
            <w:sz w:val="24"/>
            <w:szCs w:val="24"/>
          </w:rPr>
          <w:delText xml:space="preserve">: </w:delText>
        </w:r>
        <w:bookmarkStart w:id="317" w:name="_Hlk62993511"/>
        <w:r w:rsidRPr="00B260A7" w:rsidDel="00D91AEF">
          <w:rPr>
            <w:rFonts w:ascii="Times New Roman" w:hAnsi="Times New Roman" w:cs="Times New Roman"/>
            <w:color w:val="000000" w:themeColor="text1"/>
            <w:sz w:val="24"/>
            <w:szCs w:val="24"/>
            <w:lang w:val="en-US"/>
          </w:rPr>
          <w:delText>pH</w:delText>
        </w:r>
        <w:r w:rsidRPr="00B260A7" w:rsidDel="00D91AEF">
          <w:rPr>
            <w:rFonts w:ascii="Times New Roman" w:hAnsi="Times New Roman" w:cs="Times New Roman"/>
            <w:color w:val="000000" w:themeColor="text1"/>
            <w:sz w:val="24"/>
            <w:szCs w:val="24"/>
          </w:rPr>
          <w:delText xml:space="preserve">-gene association </w:delText>
        </w:r>
        <w:bookmarkEnd w:id="317"/>
      </w:del>
    </w:p>
    <w:p w14:paraId="69D8D4F6" w14:textId="7D93310A" w:rsidR="00937056" w:rsidDel="00D91AEF" w:rsidRDefault="00937056" w:rsidP="00B260A7">
      <w:pPr>
        <w:spacing w:line="276" w:lineRule="auto"/>
        <w:rPr>
          <w:del w:id="318" w:author="User" w:date="2021-02-02T22:41:00Z"/>
          <w:rFonts w:ascii="Times New Roman" w:hAnsi="Times New Roman" w:cs="Times New Roman"/>
          <w:color w:val="000000" w:themeColor="text1"/>
          <w:sz w:val="24"/>
          <w:szCs w:val="24"/>
        </w:rPr>
      </w:pPr>
      <w:del w:id="319" w:author="User" w:date="2021-02-02T22:41:00Z">
        <w:r w:rsidRPr="00B260A7" w:rsidDel="00D91AEF">
          <w:rPr>
            <w:rFonts w:ascii="Times New Roman" w:hAnsi="Times New Roman" w:cs="Times New Roman"/>
            <w:color w:val="000000" w:themeColor="text1"/>
            <w:sz w:val="24"/>
            <w:szCs w:val="24"/>
          </w:rPr>
          <w:delText>The neutral point requires the full commitment of confirmed ratios. The field of confirmed samples is better indicated by 6.7 to 7.4 areas.</w:delText>
        </w:r>
      </w:del>
    </w:p>
    <w:p w14:paraId="79A19621" w14:textId="12CD45F2" w:rsidR="00BC6734" w:rsidDel="00D91AEF" w:rsidRDefault="00BC6734" w:rsidP="00B260A7">
      <w:pPr>
        <w:spacing w:line="276" w:lineRule="auto"/>
        <w:rPr>
          <w:del w:id="320" w:author="User" w:date="2021-02-02T22:41:00Z"/>
          <w:rFonts w:ascii="Times New Roman" w:hAnsi="Times New Roman" w:cs="Times New Roman"/>
          <w:color w:val="000000" w:themeColor="text1"/>
          <w:sz w:val="24"/>
          <w:szCs w:val="24"/>
          <w:lang w:val="en-US"/>
        </w:rPr>
      </w:pPr>
    </w:p>
    <w:p w14:paraId="6C994C8A" w14:textId="506C9DD7" w:rsidR="006517AE" w:rsidRPr="005472BC" w:rsidDel="00D91AEF" w:rsidRDefault="006517AE" w:rsidP="00B260A7">
      <w:pPr>
        <w:spacing w:line="276" w:lineRule="auto"/>
        <w:rPr>
          <w:del w:id="321" w:author="User" w:date="2021-02-02T22:41:00Z"/>
          <w:rFonts w:ascii="Times New Roman" w:hAnsi="Times New Roman" w:cs="Times New Roman"/>
          <w:b/>
          <w:color w:val="000000" w:themeColor="text1"/>
          <w:sz w:val="24"/>
          <w:szCs w:val="24"/>
          <w:lang w:val="en-US"/>
        </w:rPr>
      </w:pPr>
      <w:del w:id="322" w:author="User" w:date="2021-02-02T22:41:00Z">
        <w:r w:rsidRPr="005472BC" w:rsidDel="00D91AEF">
          <w:rPr>
            <w:rFonts w:ascii="Times New Roman" w:hAnsi="Times New Roman" w:cs="Times New Roman"/>
            <w:b/>
            <w:color w:val="000000" w:themeColor="text1"/>
            <w:sz w:val="24"/>
            <w:szCs w:val="24"/>
            <w:lang w:val="en-US"/>
          </w:rPr>
          <w:delText>Comparison</w:delText>
        </w:r>
        <w:r w:rsidR="001E1C14" w:rsidRPr="005472BC" w:rsidDel="00D91AEF">
          <w:rPr>
            <w:rFonts w:ascii="Times New Roman" w:hAnsi="Times New Roman" w:cs="Times New Roman"/>
            <w:b/>
            <w:color w:val="000000" w:themeColor="text1"/>
            <w:sz w:val="24"/>
            <w:szCs w:val="24"/>
            <w:lang w:val="en-US"/>
          </w:rPr>
          <w:delText xml:space="preserve"> between First and</w:delText>
        </w:r>
        <w:r w:rsidRPr="005472BC" w:rsidDel="00D91AEF">
          <w:rPr>
            <w:rFonts w:ascii="Times New Roman" w:hAnsi="Times New Roman" w:cs="Times New Roman"/>
            <w:b/>
            <w:color w:val="000000" w:themeColor="text1"/>
            <w:sz w:val="24"/>
            <w:szCs w:val="24"/>
            <w:lang w:val="en-US"/>
          </w:rPr>
          <w:delText xml:space="preserve"> Second </w:delText>
        </w:r>
        <w:r w:rsidR="001E1C14" w:rsidRPr="005472BC" w:rsidDel="00D91AEF">
          <w:rPr>
            <w:rFonts w:ascii="Times New Roman" w:hAnsi="Times New Roman" w:cs="Times New Roman"/>
            <w:b/>
            <w:color w:val="000000" w:themeColor="text1"/>
            <w:sz w:val="24"/>
            <w:szCs w:val="24"/>
            <w:lang w:val="en-US"/>
          </w:rPr>
          <w:delText>round</w:delText>
        </w:r>
        <w:r w:rsidR="00BC6734" w:rsidRPr="005472BC" w:rsidDel="00D91AEF">
          <w:rPr>
            <w:rFonts w:ascii="Times New Roman" w:hAnsi="Times New Roman" w:cs="Times New Roman"/>
            <w:b/>
            <w:color w:val="000000" w:themeColor="text1"/>
            <w:sz w:val="24"/>
            <w:szCs w:val="24"/>
            <w:lang w:val="en-US"/>
          </w:rPr>
          <w:delText xml:space="preserve"> </w:delText>
        </w:r>
        <w:r w:rsidRPr="005472BC" w:rsidDel="00D91AEF">
          <w:rPr>
            <w:rFonts w:ascii="Times New Roman" w:hAnsi="Times New Roman" w:cs="Times New Roman"/>
            <w:b/>
            <w:color w:val="000000" w:themeColor="text1"/>
            <w:sz w:val="24"/>
            <w:szCs w:val="24"/>
            <w:lang w:val="en-US"/>
          </w:rPr>
          <w:delText>Sampling</w:delText>
        </w:r>
      </w:del>
    </w:p>
    <w:p w14:paraId="4D339B60" w14:textId="7CD90142" w:rsidR="00BC6734" w:rsidDel="00D91AEF" w:rsidRDefault="00BC6734" w:rsidP="00B260A7">
      <w:pPr>
        <w:spacing w:line="276" w:lineRule="auto"/>
        <w:rPr>
          <w:del w:id="323" w:author="User" w:date="2021-02-02T22:41:00Z"/>
          <w:rFonts w:ascii="Times New Roman" w:hAnsi="Times New Roman" w:cs="Times New Roman"/>
          <w:color w:val="000000" w:themeColor="text1"/>
          <w:sz w:val="24"/>
          <w:szCs w:val="24"/>
          <w:lang w:val="en-US"/>
        </w:rPr>
      </w:pPr>
      <w:del w:id="324" w:author="User" w:date="2021-02-02T22:41:00Z">
        <w:r w:rsidDel="00D91AEF">
          <w:rPr>
            <w:rFonts w:ascii="Times New Roman" w:hAnsi="Times New Roman" w:cs="Times New Roman"/>
            <w:color w:val="000000" w:themeColor="text1"/>
            <w:sz w:val="24"/>
            <w:szCs w:val="24"/>
            <w:lang w:val="en-US"/>
          </w:rPr>
          <w:delText>It was found genetic materials of Covid-19 in every places</w:delText>
        </w:r>
        <w:r w:rsidR="00906786" w:rsidDel="00D91AEF">
          <w:rPr>
            <w:rFonts w:ascii="Times New Roman" w:hAnsi="Times New Roman" w:cs="Times New Roman"/>
            <w:color w:val="000000" w:themeColor="text1"/>
            <w:sz w:val="24"/>
            <w:szCs w:val="24"/>
            <w:lang w:val="en-US"/>
          </w:rPr>
          <w:delText xml:space="preserve"> that indicates the confirmed cases of Covid-19 positive patients in all over the B</w:delText>
        </w:r>
        <w:r w:rsidR="000E5AFA" w:rsidDel="00D91AEF">
          <w:rPr>
            <w:rFonts w:ascii="Times New Roman" w:hAnsi="Times New Roman" w:cs="Times New Roman"/>
            <w:color w:val="000000" w:themeColor="text1"/>
            <w:sz w:val="24"/>
            <w:szCs w:val="24"/>
            <w:lang w:val="en-US"/>
          </w:rPr>
          <w:delText>angladesh</w:delText>
        </w:r>
        <w:r w:rsidDel="00D91AEF">
          <w:rPr>
            <w:rFonts w:ascii="Times New Roman" w:hAnsi="Times New Roman" w:cs="Times New Roman"/>
            <w:color w:val="000000" w:themeColor="text1"/>
            <w:sz w:val="24"/>
            <w:szCs w:val="24"/>
            <w:lang w:val="en-US"/>
          </w:rPr>
          <w:delText xml:space="preserve">. In the </w:delText>
        </w:r>
        <w:r w:rsidR="000E5AFA" w:rsidDel="00D91AEF">
          <w:rPr>
            <w:rFonts w:ascii="Times New Roman" w:hAnsi="Times New Roman" w:cs="Times New Roman"/>
            <w:color w:val="000000" w:themeColor="text1"/>
            <w:sz w:val="24"/>
            <w:szCs w:val="24"/>
            <w:lang w:val="en-US"/>
          </w:rPr>
          <w:delText>both (1</w:delText>
        </w:r>
        <w:r w:rsidR="000E5AFA" w:rsidRPr="005472BC" w:rsidDel="00D91AEF">
          <w:rPr>
            <w:rFonts w:ascii="Times New Roman" w:hAnsi="Times New Roman" w:cs="Times New Roman"/>
            <w:color w:val="000000" w:themeColor="text1"/>
            <w:sz w:val="24"/>
            <w:szCs w:val="24"/>
            <w:vertAlign w:val="superscript"/>
            <w:lang w:val="en-US"/>
          </w:rPr>
          <w:delText>st</w:delText>
        </w:r>
        <w:r w:rsidR="000E5AFA" w:rsidDel="00D91AEF">
          <w:rPr>
            <w:rFonts w:ascii="Times New Roman" w:hAnsi="Times New Roman" w:cs="Times New Roman"/>
            <w:color w:val="000000" w:themeColor="text1"/>
            <w:sz w:val="24"/>
            <w:szCs w:val="24"/>
            <w:lang w:val="en-US"/>
          </w:rPr>
          <w:delText xml:space="preserve"> time and 2</w:delText>
        </w:r>
        <w:r w:rsidR="000E5AFA" w:rsidRPr="005472BC" w:rsidDel="00D91AEF">
          <w:rPr>
            <w:rFonts w:ascii="Times New Roman" w:hAnsi="Times New Roman" w:cs="Times New Roman"/>
            <w:color w:val="000000" w:themeColor="text1"/>
            <w:sz w:val="24"/>
            <w:szCs w:val="24"/>
            <w:vertAlign w:val="superscript"/>
            <w:lang w:val="en-US"/>
          </w:rPr>
          <w:delText>nd</w:delText>
        </w:r>
        <w:r w:rsidR="000E5AFA" w:rsidDel="00D91AEF">
          <w:rPr>
            <w:rFonts w:ascii="Times New Roman" w:hAnsi="Times New Roman" w:cs="Times New Roman"/>
            <w:color w:val="000000" w:themeColor="text1"/>
            <w:sz w:val="24"/>
            <w:szCs w:val="24"/>
            <w:lang w:val="en-US"/>
          </w:rPr>
          <w:delText xml:space="preserve"> time) </w:delText>
        </w:r>
        <w:r w:rsidR="00906786" w:rsidDel="00D91AEF">
          <w:rPr>
            <w:rFonts w:ascii="Times New Roman" w:hAnsi="Times New Roman" w:cs="Times New Roman"/>
            <w:color w:val="000000" w:themeColor="text1"/>
            <w:sz w:val="24"/>
            <w:szCs w:val="24"/>
            <w:lang w:val="en-US"/>
          </w:rPr>
          <w:delText>sampling we found lowest number Cy5</w:delText>
        </w:r>
        <w:r w:rsidR="000E5AFA" w:rsidDel="00D91AEF">
          <w:rPr>
            <w:rFonts w:ascii="Times New Roman" w:hAnsi="Times New Roman" w:cs="Times New Roman"/>
            <w:color w:val="000000" w:themeColor="text1"/>
            <w:sz w:val="24"/>
            <w:szCs w:val="24"/>
            <w:lang w:val="en-US"/>
          </w:rPr>
          <w:delText xml:space="preserve"> gene </w:delText>
        </w:r>
        <w:r w:rsidR="00906786" w:rsidDel="00D91AEF">
          <w:rPr>
            <w:rFonts w:ascii="Times New Roman" w:hAnsi="Times New Roman" w:cs="Times New Roman"/>
            <w:color w:val="000000" w:themeColor="text1"/>
            <w:sz w:val="24"/>
            <w:szCs w:val="24"/>
            <w:lang w:val="en-US"/>
          </w:rPr>
          <w:delText>and</w:delText>
        </w:r>
        <w:r w:rsidR="000E5AFA" w:rsidDel="00D91AEF">
          <w:rPr>
            <w:rFonts w:ascii="Times New Roman" w:hAnsi="Times New Roman" w:cs="Times New Roman"/>
            <w:color w:val="000000" w:themeColor="text1"/>
            <w:sz w:val="24"/>
            <w:szCs w:val="24"/>
            <w:lang w:val="en-US"/>
          </w:rPr>
          <w:delText xml:space="preserve"> the highest number FAM gene</w:delText>
        </w:r>
        <w:r w:rsidR="00906786" w:rsidDel="00D91AEF">
          <w:rPr>
            <w:rFonts w:ascii="Times New Roman" w:hAnsi="Times New Roman" w:cs="Times New Roman"/>
            <w:color w:val="000000" w:themeColor="text1"/>
            <w:sz w:val="24"/>
            <w:szCs w:val="24"/>
            <w:lang w:val="en-US"/>
          </w:rPr>
          <w:delText xml:space="preserve"> </w:delText>
        </w:r>
        <w:r w:rsidR="000E5AFA" w:rsidDel="00D91AEF">
          <w:rPr>
            <w:rFonts w:ascii="Times New Roman" w:hAnsi="Times New Roman" w:cs="Times New Roman"/>
            <w:color w:val="000000" w:themeColor="text1"/>
            <w:sz w:val="24"/>
            <w:szCs w:val="24"/>
            <w:lang w:val="en-US"/>
          </w:rPr>
          <w:delText>.T</w:delText>
        </w:r>
        <w:r w:rsidR="001E1C14" w:rsidDel="00D91AEF">
          <w:rPr>
            <w:rFonts w:ascii="Times New Roman" w:hAnsi="Times New Roman" w:cs="Times New Roman"/>
            <w:color w:val="000000" w:themeColor="text1"/>
            <w:sz w:val="24"/>
            <w:szCs w:val="24"/>
            <w:lang w:val="en-US"/>
          </w:rPr>
          <w:delText xml:space="preserve">his particular findings indicate that </w:delText>
        </w:r>
        <w:r w:rsidR="000E5AFA" w:rsidDel="00D91AEF">
          <w:rPr>
            <w:rFonts w:ascii="Times New Roman" w:hAnsi="Times New Roman" w:cs="Times New Roman"/>
            <w:color w:val="000000" w:themeColor="text1"/>
            <w:sz w:val="24"/>
            <w:szCs w:val="24"/>
            <w:lang w:val="en-US"/>
          </w:rPr>
          <w:delText xml:space="preserve"> genetic materials of C</w:delText>
        </w:r>
        <w:r w:rsidR="001E1C14" w:rsidDel="00D91AEF">
          <w:rPr>
            <w:rFonts w:ascii="Times New Roman" w:hAnsi="Times New Roman" w:cs="Times New Roman"/>
            <w:color w:val="000000" w:themeColor="text1"/>
            <w:sz w:val="24"/>
            <w:szCs w:val="24"/>
            <w:lang w:val="en-US"/>
          </w:rPr>
          <w:delText>ovid-19 are more resistant than that of the</w:delText>
        </w:r>
        <w:r w:rsidR="000E5AFA" w:rsidDel="00D91AEF">
          <w:rPr>
            <w:rFonts w:ascii="Times New Roman" w:hAnsi="Times New Roman" w:cs="Times New Roman"/>
            <w:color w:val="000000" w:themeColor="text1"/>
            <w:sz w:val="24"/>
            <w:szCs w:val="24"/>
            <w:lang w:val="en-US"/>
          </w:rPr>
          <w:delText xml:space="preserve"> control gene. </w:delText>
        </w:r>
        <w:r w:rsidR="001E1C14" w:rsidDel="00D91AEF">
          <w:rPr>
            <w:rFonts w:ascii="Times New Roman" w:hAnsi="Times New Roman" w:cs="Times New Roman"/>
            <w:color w:val="000000" w:themeColor="text1"/>
            <w:sz w:val="24"/>
            <w:szCs w:val="24"/>
            <w:lang w:val="en-US"/>
          </w:rPr>
          <w:delText>A total of</w:delText>
        </w:r>
        <w:r w:rsidR="000E5AFA" w:rsidDel="00D91AEF">
          <w:rPr>
            <w:rFonts w:ascii="Times New Roman" w:hAnsi="Times New Roman" w:cs="Times New Roman"/>
            <w:color w:val="000000" w:themeColor="text1"/>
            <w:sz w:val="24"/>
            <w:szCs w:val="24"/>
            <w:lang w:val="en-US"/>
          </w:rPr>
          <w:delText xml:space="preserve"> </w:delText>
        </w:r>
        <w:r w:rsidR="001E1C14" w:rsidDel="00D91AEF">
          <w:rPr>
            <w:rFonts w:ascii="Times New Roman" w:hAnsi="Times New Roman" w:cs="Times New Roman"/>
            <w:color w:val="000000" w:themeColor="text1"/>
            <w:sz w:val="24"/>
            <w:szCs w:val="24"/>
            <w:lang w:val="en-US"/>
          </w:rPr>
          <w:delText xml:space="preserve">55 Cy5 gene was found from the </w:delText>
        </w:r>
        <w:r w:rsidR="000E5AFA" w:rsidDel="00D91AEF">
          <w:rPr>
            <w:rFonts w:ascii="Times New Roman" w:hAnsi="Times New Roman" w:cs="Times New Roman"/>
            <w:color w:val="000000" w:themeColor="text1"/>
            <w:sz w:val="24"/>
            <w:szCs w:val="24"/>
            <w:lang w:val="en-US"/>
          </w:rPr>
          <w:delText xml:space="preserve">first </w:delText>
        </w:r>
        <w:r w:rsidR="001E1C14" w:rsidDel="00D91AEF">
          <w:rPr>
            <w:rFonts w:ascii="Times New Roman" w:hAnsi="Times New Roman" w:cs="Times New Roman"/>
            <w:color w:val="000000" w:themeColor="text1"/>
            <w:sz w:val="24"/>
            <w:szCs w:val="24"/>
            <w:lang w:val="en-US"/>
          </w:rPr>
          <w:delText>round</w:delText>
        </w:r>
        <w:r w:rsidR="000E5AFA" w:rsidDel="00D91AEF">
          <w:rPr>
            <w:rFonts w:ascii="Times New Roman" w:hAnsi="Times New Roman" w:cs="Times New Roman"/>
            <w:color w:val="000000" w:themeColor="text1"/>
            <w:sz w:val="24"/>
            <w:szCs w:val="24"/>
            <w:lang w:val="en-US"/>
          </w:rPr>
          <w:delText xml:space="preserve"> sampling </w:delText>
        </w:r>
        <w:r w:rsidR="001E1C14" w:rsidDel="00D91AEF">
          <w:rPr>
            <w:rFonts w:ascii="Times New Roman" w:hAnsi="Times New Roman" w:cs="Times New Roman"/>
            <w:color w:val="000000" w:themeColor="text1"/>
            <w:sz w:val="24"/>
            <w:szCs w:val="24"/>
            <w:lang w:val="en-US"/>
          </w:rPr>
          <w:delText xml:space="preserve">whereas it was 46 from second round </w:delText>
        </w:r>
        <w:r w:rsidR="007C2A59" w:rsidDel="00D91AEF">
          <w:rPr>
            <w:rFonts w:ascii="Times New Roman" w:hAnsi="Times New Roman" w:cs="Times New Roman"/>
            <w:color w:val="000000" w:themeColor="text1"/>
            <w:sz w:val="24"/>
            <w:szCs w:val="24"/>
            <w:lang w:val="en-US"/>
          </w:rPr>
          <w:delText xml:space="preserve">sampling. The number of </w:delText>
        </w:r>
        <w:r w:rsidR="000E5AFA" w:rsidDel="00D91AEF">
          <w:rPr>
            <w:rFonts w:ascii="Times New Roman" w:hAnsi="Times New Roman" w:cs="Times New Roman"/>
            <w:color w:val="000000" w:themeColor="text1"/>
            <w:sz w:val="24"/>
            <w:szCs w:val="24"/>
            <w:lang w:val="en-US"/>
          </w:rPr>
          <w:delText xml:space="preserve">Rox </w:delText>
        </w:r>
        <w:r w:rsidR="007C2A59" w:rsidDel="00D91AEF">
          <w:rPr>
            <w:rFonts w:ascii="Times New Roman" w:hAnsi="Times New Roman" w:cs="Times New Roman"/>
            <w:color w:val="000000" w:themeColor="text1"/>
            <w:sz w:val="24"/>
            <w:szCs w:val="24"/>
            <w:lang w:val="en-US"/>
          </w:rPr>
          <w:delText xml:space="preserve">and FAM </w:delText>
        </w:r>
        <w:r w:rsidR="000E5AFA" w:rsidDel="00D91AEF">
          <w:rPr>
            <w:rFonts w:ascii="Times New Roman" w:hAnsi="Times New Roman" w:cs="Times New Roman"/>
            <w:color w:val="000000" w:themeColor="text1"/>
            <w:sz w:val="24"/>
            <w:szCs w:val="24"/>
            <w:lang w:val="en-US"/>
          </w:rPr>
          <w:delText>gene</w:delText>
        </w:r>
        <w:r w:rsidR="007C2A59" w:rsidDel="00D91AEF">
          <w:rPr>
            <w:rFonts w:ascii="Times New Roman" w:hAnsi="Times New Roman" w:cs="Times New Roman"/>
            <w:color w:val="000000" w:themeColor="text1"/>
            <w:sz w:val="24"/>
            <w:szCs w:val="24"/>
            <w:lang w:val="en-US"/>
          </w:rPr>
          <w:delText xml:space="preserve"> were</w:delText>
        </w:r>
        <w:r w:rsidR="000E5AFA" w:rsidDel="00D91AEF">
          <w:rPr>
            <w:rFonts w:ascii="Times New Roman" w:hAnsi="Times New Roman" w:cs="Times New Roman"/>
            <w:color w:val="000000" w:themeColor="text1"/>
            <w:sz w:val="24"/>
            <w:szCs w:val="24"/>
            <w:lang w:val="en-US"/>
          </w:rPr>
          <w:delText xml:space="preserve"> found 63 and 56</w:delText>
        </w:r>
        <w:r w:rsidR="007C2A59" w:rsidDel="00D91AEF">
          <w:rPr>
            <w:rFonts w:ascii="Times New Roman" w:hAnsi="Times New Roman" w:cs="Times New Roman"/>
            <w:color w:val="000000" w:themeColor="text1"/>
            <w:sz w:val="24"/>
            <w:szCs w:val="24"/>
            <w:lang w:val="en-US"/>
          </w:rPr>
          <w:delText xml:space="preserve"> and 63 , 62 respectively(Fig-).</w:delText>
        </w:r>
      </w:del>
    </w:p>
    <w:p w14:paraId="406DD0D9" w14:textId="47F94306" w:rsidR="002A5F12" w:rsidDel="00D91AEF" w:rsidRDefault="002A5F12" w:rsidP="00B260A7">
      <w:pPr>
        <w:spacing w:line="276" w:lineRule="auto"/>
        <w:rPr>
          <w:del w:id="325" w:author="User" w:date="2021-02-02T22:41:00Z"/>
          <w:rFonts w:ascii="Times New Roman" w:hAnsi="Times New Roman" w:cs="Times New Roman"/>
          <w:b/>
          <w:color w:val="000000" w:themeColor="text1"/>
          <w:sz w:val="24"/>
          <w:szCs w:val="24"/>
          <w:lang w:val="en-US"/>
        </w:rPr>
      </w:pPr>
      <w:del w:id="326" w:author="User" w:date="2021-02-02T22:41:00Z">
        <w:r w:rsidRPr="005472BC" w:rsidDel="00D91AEF">
          <w:rPr>
            <w:rFonts w:ascii="Times New Roman" w:hAnsi="Times New Roman" w:cs="Times New Roman"/>
            <w:b/>
            <w:color w:val="000000" w:themeColor="text1"/>
            <w:sz w:val="24"/>
            <w:szCs w:val="24"/>
            <w:lang w:val="en-US"/>
          </w:rPr>
          <w:delText>Explanation of diff gene number….for tem and ph</w:delText>
        </w:r>
      </w:del>
    </w:p>
    <w:p w14:paraId="23A2C40B" w14:textId="408D1A9E" w:rsidR="007C2A59" w:rsidRPr="005472BC" w:rsidDel="00D91AEF" w:rsidRDefault="007C2A59" w:rsidP="00B260A7">
      <w:pPr>
        <w:spacing w:line="276" w:lineRule="auto"/>
        <w:rPr>
          <w:del w:id="327" w:author="User" w:date="2021-02-02T22:41:00Z"/>
          <w:rFonts w:ascii="Times New Roman" w:hAnsi="Times New Roman" w:cs="Times New Roman"/>
          <w:b/>
          <w:color w:val="000000" w:themeColor="text1"/>
          <w:sz w:val="24"/>
          <w:szCs w:val="24"/>
          <w:lang w:val="en-US"/>
        </w:rPr>
      </w:pPr>
    </w:p>
    <w:tbl>
      <w:tblPr>
        <w:tblStyle w:val="TableGrid"/>
        <w:tblW w:w="9445" w:type="dxa"/>
        <w:tblLook w:val="04A0" w:firstRow="1" w:lastRow="0" w:firstColumn="1" w:lastColumn="0" w:noHBand="0" w:noVBand="1"/>
      </w:tblPr>
      <w:tblGrid>
        <w:gridCol w:w="4446"/>
        <w:gridCol w:w="5256"/>
      </w:tblGrid>
      <w:tr w:rsidR="000E5AFA" w:rsidDel="00D91AEF" w14:paraId="18E7DE45" w14:textId="039D9434" w:rsidTr="005472BC">
        <w:trPr>
          <w:del w:id="328" w:author="User" w:date="2021-02-02T22:41:00Z"/>
        </w:trPr>
        <w:tc>
          <w:tcPr>
            <w:tcW w:w="4117" w:type="dxa"/>
          </w:tcPr>
          <w:p w14:paraId="7CB46044" w14:textId="21892B8E" w:rsidR="000E5AFA" w:rsidDel="00D91AEF" w:rsidRDefault="000E5AFA" w:rsidP="00335604">
            <w:pPr>
              <w:tabs>
                <w:tab w:val="left" w:pos="3031"/>
              </w:tabs>
              <w:rPr>
                <w:del w:id="329" w:author="User" w:date="2021-02-02T22:41:00Z"/>
              </w:rPr>
            </w:pPr>
            <w:del w:id="330" w:author="User" w:date="2021-02-02T22:41:00Z">
              <w:r w:rsidDel="00D91AEF">
                <w:rPr>
                  <w:noProof/>
                  <w:lang w:val="en-US"/>
                </w:rPr>
                <w:drawing>
                  <wp:inline distT="0" distB="0" distL="0" distR="0" wp14:anchorId="0264D3C8" wp14:editId="6F711C2A">
                    <wp:extent cx="2676525" cy="3019425"/>
                    <wp:effectExtent l="0" t="0" r="9525" b="9525"/>
                    <wp:docPr id="67" name="Chart 67" descr="Chart type: Clustered Column. 'Field2' by 'Field1'&#10;&#10;Description automatically generated">
                      <a:extLst xmlns:a="http://schemas.openxmlformats.org/drawingml/2006/main">
                        <a:ext uri="{FF2B5EF4-FFF2-40B4-BE49-F238E27FC236}">
                          <a16:creationId xmlns:a16="http://schemas.microsoft.com/office/drawing/2014/main" id="{AC416DC5-9DEC-4EC2-BBD4-17BB77F183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p>
        </w:tc>
        <w:tc>
          <w:tcPr>
            <w:tcW w:w="5328" w:type="dxa"/>
          </w:tcPr>
          <w:p w14:paraId="2EDE1567" w14:textId="37FC13B6" w:rsidR="000E5AFA" w:rsidDel="00D91AEF" w:rsidRDefault="000E5AFA" w:rsidP="00335604">
            <w:pPr>
              <w:tabs>
                <w:tab w:val="left" w:pos="3031"/>
              </w:tabs>
              <w:rPr>
                <w:del w:id="331" w:author="User" w:date="2021-02-02T22:41:00Z"/>
              </w:rPr>
            </w:pPr>
            <w:del w:id="332" w:author="User" w:date="2021-02-02T22:41:00Z">
              <w:r w:rsidDel="00D91AEF">
                <w:rPr>
                  <w:noProof/>
                  <w:lang w:val="en-US"/>
                </w:rPr>
                <w:drawing>
                  <wp:inline distT="0" distB="0" distL="0" distR="0" wp14:anchorId="2631AE8A" wp14:editId="4BD39FAA">
                    <wp:extent cx="3200400" cy="2981325"/>
                    <wp:effectExtent l="0" t="0" r="0" b="9525"/>
                    <wp:docPr id="68" name="Chart 68">
                      <a:extLst xmlns:a="http://schemas.openxmlformats.org/drawingml/2006/main">
                        <a:ext uri="{FF2B5EF4-FFF2-40B4-BE49-F238E27FC236}">
                          <a16:creationId xmlns:a16="http://schemas.microsoft.com/office/drawing/2014/main" id="{8D49CECF-6519-4974-8D0D-3F59ABEC0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p>
        </w:tc>
      </w:tr>
      <w:tr w:rsidR="000E5AFA" w:rsidDel="00D91AEF" w14:paraId="1E6C3E73" w14:textId="6A41750E" w:rsidTr="005472BC">
        <w:trPr>
          <w:del w:id="333" w:author="User" w:date="2021-02-02T22:41:00Z"/>
        </w:trPr>
        <w:tc>
          <w:tcPr>
            <w:tcW w:w="4117" w:type="dxa"/>
          </w:tcPr>
          <w:p w14:paraId="1246CC58" w14:textId="4F4B48F6" w:rsidR="000E5AFA" w:rsidDel="00D91AEF" w:rsidRDefault="000E5AFA" w:rsidP="00335604">
            <w:pPr>
              <w:tabs>
                <w:tab w:val="left" w:pos="3031"/>
              </w:tabs>
              <w:rPr>
                <w:del w:id="334" w:author="User" w:date="2021-02-02T22:41:00Z"/>
              </w:rPr>
            </w:pPr>
          </w:p>
        </w:tc>
        <w:tc>
          <w:tcPr>
            <w:tcW w:w="5328" w:type="dxa"/>
          </w:tcPr>
          <w:p w14:paraId="411A0630" w14:textId="163AD671" w:rsidR="000E5AFA" w:rsidDel="00D91AEF" w:rsidRDefault="000E5AFA" w:rsidP="00335604">
            <w:pPr>
              <w:tabs>
                <w:tab w:val="left" w:pos="3031"/>
              </w:tabs>
              <w:rPr>
                <w:del w:id="335" w:author="User" w:date="2021-02-02T22:41:00Z"/>
              </w:rPr>
            </w:pPr>
          </w:p>
        </w:tc>
      </w:tr>
    </w:tbl>
    <w:p w14:paraId="2A84C8E1" w14:textId="6C348947" w:rsidR="00335604" w:rsidDel="00D91AEF" w:rsidRDefault="00335604" w:rsidP="00335604">
      <w:pPr>
        <w:tabs>
          <w:tab w:val="left" w:pos="3031"/>
        </w:tabs>
        <w:rPr>
          <w:del w:id="336" w:author="User" w:date="2021-02-02T22:41:00Z"/>
        </w:rPr>
      </w:pPr>
    </w:p>
    <w:p w14:paraId="431B3229" w14:textId="368357EA" w:rsidR="00335604" w:rsidDel="00D91AEF" w:rsidRDefault="00335604" w:rsidP="00335604">
      <w:pPr>
        <w:tabs>
          <w:tab w:val="left" w:pos="3031"/>
        </w:tabs>
        <w:rPr>
          <w:del w:id="337" w:author="User" w:date="2021-02-02T22:41:00Z"/>
        </w:rPr>
      </w:pPr>
    </w:p>
    <w:p w14:paraId="5E824D5D" w14:textId="4213D0E3" w:rsidR="000E5AFA" w:rsidDel="00D91AEF" w:rsidRDefault="003864E3" w:rsidP="00335604">
      <w:pPr>
        <w:spacing w:line="276" w:lineRule="auto"/>
        <w:rPr>
          <w:del w:id="338" w:author="User" w:date="2021-02-02T22:41:00Z"/>
          <w:rFonts w:ascii="Times New Roman" w:hAnsi="Times New Roman" w:cs="Times New Roman"/>
          <w:color w:val="000000" w:themeColor="text1"/>
          <w:sz w:val="24"/>
          <w:szCs w:val="24"/>
          <w:lang w:val="en-US"/>
        </w:rPr>
      </w:pPr>
      <w:del w:id="339" w:author="User" w:date="2021-02-02T22:41:00Z">
        <w:r w:rsidDel="00D91AEF">
          <w:rPr>
            <w:rFonts w:ascii="Times New Roman" w:hAnsi="Times New Roman" w:cs="Times New Roman"/>
            <w:color w:val="000000" w:themeColor="text1"/>
            <w:sz w:val="24"/>
            <w:szCs w:val="24"/>
            <w:lang w:val="en-US"/>
          </w:rPr>
          <w:delText>In the total 238 sewage samples we got 36%FAM,35%ROX and 29%CY5 gene.</w:delText>
        </w:r>
      </w:del>
    </w:p>
    <w:p w14:paraId="1B4FAF56" w14:textId="5CD40395" w:rsidR="00335604" w:rsidRDefault="00335604" w:rsidP="00335604">
      <w:pPr>
        <w:spacing w:line="276" w:lineRule="auto"/>
        <w:rPr>
          <w:rFonts w:ascii="Times New Roman" w:hAnsi="Times New Roman" w:cs="Times New Roman"/>
          <w:color w:val="000000" w:themeColor="text1"/>
          <w:sz w:val="24"/>
          <w:szCs w:val="24"/>
          <w:lang w:val="en-US"/>
        </w:rPr>
      </w:pPr>
    </w:p>
    <w:p w14:paraId="082F5E31" w14:textId="77777777" w:rsidR="00335604" w:rsidRDefault="00335604" w:rsidP="00335604">
      <w:pPr>
        <w:spacing w:line="276" w:lineRule="auto"/>
        <w:rPr>
          <w:rFonts w:ascii="Times New Roman" w:hAnsi="Times New Roman" w:cs="Times New Roman"/>
          <w:color w:val="000000" w:themeColor="text1"/>
          <w:sz w:val="24"/>
          <w:szCs w:val="24"/>
          <w:lang w:val="en-US"/>
        </w:rPr>
      </w:pPr>
    </w:p>
    <w:p w14:paraId="4660842A" w14:textId="23577E10" w:rsidR="00335604" w:rsidRPr="005472BC" w:rsidRDefault="00335604" w:rsidP="00335604">
      <w:pPr>
        <w:autoSpaceDE w:val="0"/>
        <w:autoSpaceDN w:val="0"/>
        <w:adjustRightInd w:val="0"/>
        <w:spacing w:after="0" w:line="360" w:lineRule="auto"/>
        <w:rPr>
          <w:rFonts w:ascii="Times New Roman" w:hAnsi="Times New Roman" w:cs="Times New Roman"/>
          <w:b/>
          <w:bCs/>
          <w:sz w:val="24"/>
          <w:szCs w:val="24"/>
          <w:lang w:val="en-US"/>
        </w:rPr>
      </w:pPr>
      <w:r w:rsidRPr="005472BC">
        <w:rPr>
          <w:rFonts w:ascii="Times New Roman" w:hAnsi="Times New Roman" w:cs="Times New Roman"/>
          <w:b/>
          <w:bCs/>
          <w:sz w:val="24"/>
          <w:szCs w:val="24"/>
          <w:lang w:val="en-US"/>
        </w:rPr>
        <w:t xml:space="preserve">SARS-COV-2 ANALYSIS IN </w:t>
      </w:r>
      <w:r w:rsidR="003864E3" w:rsidRPr="005472BC">
        <w:rPr>
          <w:rFonts w:ascii="Times New Roman" w:hAnsi="Times New Roman" w:cs="Times New Roman"/>
          <w:b/>
          <w:bCs/>
          <w:sz w:val="24"/>
          <w:szCs w:val="24"/>
          <w:lang w:val="en-US"/>
        </w:rPr>
        <w:t xml:space="preserve">Different </w:t>
      </w:r>
      <w:r w:rsidRPr="005472BC">
        <w:rPr>
          <w:rFonts w:ascii="Times New Roman" w:hAnsi="Times New Roman" w:cs="Times New Roman"/>
          <w:b/>
          <w:bCs/>
          <w:sz w:val="24"/>
          <w:szCs w:val="24"/>
          <w:lang w:val="en-US"/>
        </w:rPr>
        <w:t>WASTEWATER SAMPLES</w:t>
      </w:r>
    </w:p>
    <w:p w14:paraId="29874B4D" w14:textId="027D2E68" w:rsidR="00335604" w:rsidRDefault="00335604" w:rsidP="00335604">
      <w:pPr>
        <w:spacing w:line="276" w:lineRule="auto"/>
        <w:rPr>
          <w:ins w:id="340" w:author="User" w:date="2021-02-02T22:51:00Z"/>
          <w:rFonts w:ascii="Times New Roman" w:hAnsi="Times New Roman" w:cs="Times New Roman"/>
          <w:b/>
          <w:bCs/>
          <w:sz w:val="24"/>
          <w:szCs w:val="24"/>
        </w:rPr>
      </w:pPr>
      <w:r w:rsidRPr="005472BC">
        <w:rPr>
          <w:rFonts w:ascii="Times New Roman" w:hAnsi="Times New Roman" w:cs="Times New Roman"/>
          <w:b/>
          <w:bCs/>
          <w:sz w:val="24"/>
          <w:szCs w:val="24"/>
          <w:lang w:val="en-US"/>
        </w:rPr>
        <w:t xml:space="preserve"> </w:t>
      </w:r>
      <w:r w:rsidR="003864E3" w:rsidRPr="005472BC">
        <w:rPr>
          <w:rFonts w:ascii="Times New Roman" w:hAnsi="Times New Roman" w:cs="Times New Roman"/>
          <w:b/>
          <w:bCs/>
          <w:sz w:val="24"/>
          <w:szCs w:val="24"/>
        </w:rPr>
        <w:t>Rohinga Camp-</w:t>
      </w:r>
    </w:p>
    <w:p w14:paraId="32CA02C5" w14:textId="5F30E32B" w:rsidR="00477267" w:rsidRPr="00477267" w:rsidRDefault="00477267" w:rsidP="00335604">
      <w:pPr>
        <w:spacing w:line="276" w:lineRule="auto"/>
        <w:rPr>
          <w:rFonts w:ascii="Times New Roman" w:hAnsi="Times New Roman" w:cs="Times New Roman"/>
          <w:b/>
          <w:bCs/>
          <w:sz w:val="24"/>
          <w:szCs w:val="24"/>
          <w:lang w:val="en-US"/>
          <w:rPrChange w:id="341" w:author="User" w:date="2021-02-02T22:51:00Z">
            <w:rPr>
              <w:rFonts w:ascii="Times New Roman" w:hAnsi="Times New Roman" w:cs="Times New Roman"/>
              <w:b/>
              <w:bCs/>
              <w:sz w:val="24"/>
              <w:szCs w:val="24"/>
            </w:rPr>
          </w:rPrChange>
        </w:rPr>
      </w:pPr>
      <w:ins w:id="342" w:author="User" w:date="2021-02-02T22:51:00Z">
        <w:r>
          <w:rPr>
            <w:rFonts w:ascii="Times New Roman" w:hAnsi="Times New Roman" w:cs="Times New Roman"/>
            <w:b/>
            <w:bCs/>
            <w:sz w:val="24"/>
            <w:szCs w:val="24"/>
            <w:lang w:val="en-US"/>
          </w:rPr>
          <w:t xml:space="preserve">About </w:t>
        </w:r>
        <w:proofErr w:type="spellStart"/>
        <w:r>
          <w:rPr>
            <w:rFonts w:ascii="Times New Roman" w:hAnsi="Times New Roman" w:cs="Times New Roman"/>
            <w:b/>
            <w:bCs/>
            <w:sz w:val="24"/>
            <w:szCs w:val="24"/>
            <w:lang w:val="en-US"/>
          </w:rPr>
          <w:t>Rohinga</w:t>
        </w:r>
        <w:proofErr w:type="spellEnd"/>
        <w:r>
          <w:rPr>
            <w:rFonts w:ascii="Times New Roman" w:hAnsi="Times New Roman" w:cs="Times New Roman"/>
            <w:b/>
            <w:bCs/>
            <w:sz w:val="24"/>
            <w:szCs w:val="24"/>
            <w:lang w:val="en-US"/>
          </w:rPr>
          <w:t xml:space="preserve"> Camp…Why </w:t>
        </w:r>
        <w:proofErr w:type="gramStart"/>
        <w:r>
          <w:rPr>
            <w:rFonts w:ascii="Times New Roman" w:hAnsi="Times New Roman" w:cs="Times New Roman"/>
            <w:b/>
            <w:bCs/>
            <w:sz w:val="24"/>
            <w:szCs w:val="24"/>
            <w:lang w:val="en-US"/>
          </w:rPr>
          <w:t>….</w:t>
        </w:r>
      </w:ins>
      <w:ins w:id="343" w:author="User" w:date="2021-02-02T22:52:00Z">
        <w:r>
          <w:rPr>
            <w:rFonts w:ascii="Times New Roman" w:hAnsi="Times New Roman" w:cs="Times New Roman"/>
            <w:b/>
            <w:bCs/>
            <w:sz w:val="24"/>
            <w:szCs w:val="24"/>
            <w:lang w:val="en-US"/>
          </w:rPr>
          <w:t>Patient</w:t>
        </w:r>
        <w:proofErr w:type="gramEnd"/>
        <w:r>
          <w:rPr>
            <w:rFonts w:ascii="Times New Roman" w:hAnsi="Times New Roman" w:cs="Times New Roman"/>
            <w:b/>
            <w:bCs/>
            <w:sz w:val="24"/>
            <w:szCs w:val="24"/>
            <w:lang w:val="en-US"/>
          </w:rPr>
          <w:t xml:space="preserve"> sample</w:t>
        </w:r>
      </w:ins>
      <w:ins w:id="344" w:author="User" w:date="2021-02-02T22:51:00Z">
        <w:r>
          <w:rPr>
            <w:rFonts w:ascii="Times New Roman" w:hAnsi="Times New Roman" w:cs="Times New Roman"/>
            <w:b/>
            <w:bCs/>
            <w:sz w:val="24"/>
            <w:szCs w:val="24"/>
            <w:lang w:val="en-US"/>
          </w:rPr>
          <w:t xml:space="preserve"> .stigma</w:t>
        </w:r>
      </w:ins>
      <w:ins w:id="345" w:author="User" w:date="2021-02-02T22:52:00Z">
        <w:r>
          <w:rPr>
            <w:rFonts w:ascii="Times New Roman" w:hAnsi="Times New Roman" w:cs="Times New Roman"/>
            <w:b/>
            <w:bCs/>
            <w:sz w:val="24"/>
            <w:szCs w:val="24"/>
            <w:lang w:val="en-US"/>
          </w:rPr>
          <w:t>….Wastewater monitoring.</w:t>
        </w:r>
      </w:ins>
    </w:p>
    <w:p w14:paraId="4A628AD5" w14:textId="0C9AE9BD" w:rsidR="00335604" w:rsidRPr="005472BC" w:rsidRDefault="00335604" w:rsidP="00335604">
      <w:pPr>
        <w:spacing w:line="276" w:lineRule="auto"/>
        <w:rPr>
          <w:rFonts w:ascii="Times New Roman" w:eastAsia="Times New Roman" w:hAnsi="Times New Roman" w:cs="Times New Roman"/>
          <w:bCs/>
          <w:color w:val="000000"/>
          <w:sz w:val="24"/>
          <w:szCs w:val="24"/>
          <w:lang w:val="en-US"/>
        </w:rPr>
      </w:pPr>
      <w:r w:rsidRPr="005472BC">
        <w:rPr>
          <w:rFonts w:ascii="Times New Roman" w:eastAsia="Times New Roman" w:hAnsi="Times New Roman" w:cs="Times New Roman"/>
          <w:bCs/>
          <w:color w:val="000000"/>
          <w:sz w:val="24"/>
          <w:szCs w:val="24"/>
          <w:lang w:val="en-US"/>
        </w:rPr>
        <w:t xml:space="preserve">We collected 23 sewage </w:t>
      </w:r>
      <w:proofErr w:type="gramStart"/>
      <w:r w:rsidRPr="005472BC">
        <w:rPr>
          <w:rFonts w:ascii="Times New Roman" w:eastAsia="Times New Roman" w:hAnsi="Times New Roman" w:cs="Times New Roman"/>
          <w:bCs/>
          <w:color w:val="000000"/>
          <w:sz w:val="24"/>
          <w:szCs w:val="24"/>
          <w:lang w:val="en-US"/>
        </w:rPr>
        <w:t>samples(</w:t>
      </w:r>
      <w:proofErr w:type="gramEnd"/>
      <w:r w:rsidRPr="005472BC">
        <w:rPr>
          <w:rFonts w:ascii="Times New Roman" w:eastAsia="Times New Roman" w:hAnsi="Times New Roman" w:cs="Times New Roman"/>
          <w:bCs/>
          <w:color w:val="000000"/>
          <w:sz w:val="24"/>
          <w:szCs w:val="24"/>
          <w:lang w:val="en-US"/>
        </w:rPr>
        <w:t xml:space="preserve">Treated and raw ) from </w:t>
      </w:r>
      <w:proofErr w:type="spellStart"/>
      <w:r w:rsidRPr="005472BC">
        <w:rPr>
          <w:rFonts w:ascii="Times New Roman" w:eastAsia="Times New Roman" w:hAnsi="Times New Roman" w:cs="Times New Roman"/>
          <w:bCs/>
          <w:color w:val="000000"/>
          <w:sz w:val="24"/>
          <w:szCs w:val="24"/>
          <w:lang w:val="en-US"/>
        </w:rPr>
        <w:t>Rohinga</w:t>
      </w:r>
      <w:proofErr w:type="spellEnd"/>
      <w:r w:rsidRPr="005472BC">
        <w:rPr>
          <w:rFonts w:ascii="Times New Roman" w:eastAsia="Times New Roman" w:hAnsi="Times New Roman" w:cs="Times New Roman"/>
          <w:bCs/>
          <w:color w:val="000000"/>
          <w:sz w:val="24"/>
          <w:szCs w:val="24"/>
          <w:lang w:val="en-US"/>
        </w:rPr>
        <w:t xml:space="preserve"> Camp ,</w:t>
      </w:r>
      <w:proofErr w:type="spellStart"/>
      <w:r w:rsidRPr="005472BC">
        <w:rPr>
          <w:rFonts w:ascii="Times New Roman" w:eastAsia="Times New Roman" w:hAnsi="Times New Roman" w:cs="Times New Roman"/>
          <w:bCs/>
          <w:color w:val="000000"/>
          <w:sz w:val="24"/>
          <w:szCs w:val="24"/>
          <w:lang w:val="en-US"/>
        </w:rPr>
        <w:t>Kutupalong</w:t>
      </w:r>
      <w:proofErr w:type="spellEnd"/>
      <w:r w:rsidRPr="005472BC">
        <w:rPr>
          <w:rFonts w:ascii="Times New Roman" w:eastAsia="Times New Roman" w:hAnsi="Times New Roman" w:cs="Times New Roman"/>
          <w:bCs/>
          <w:color w:val="000000"/>
          <w:sz w:val="24"/>
          <w:szCs w:val="24"/>
          <w:lang w:val="en-US"/>
        </w:rPr>
        <w:t xml:space="preserve"> RC Camp-2E,2W,4 and 4 Ext where we found Covid-19 genetic materials all types of samples. Interestingly we found positive genes </w:t>
      </w:r>
      <w:r w:rsidR="003864E3" w:rsidRPr="005472BC">
        <w:rPr>
          <w:rFonts w:ascii="Times New Roman" w:eastAsia="Times New Roman" w:hAnsi="Times New Roman" w:cs="Times New Roman"/>
          <w:bCs/>
          <w:color w:val="000000"/>
          <w:sz w:val="24"/>
          <w:szCs w:val="24"/>
          <w:lang w:val="en-US"/>
        </w:rPr>
        <w:t>from waste water treatment plant in various stages</w:t>
      </w:r>
      <w:r w:rsidR="001F3CEF" w:rsidRPr="005472BC">
        <w:rPr>
          <w:rFonts w:ascii="Times New Roman" w:eastAsia="Times New Roman" w:hAnsi="Times New Roman" w:cs="Times New Roman"/>
          <w:bCs/>
          <w:color w:val="000000"/>
          <w:sz w:val="24"/>
          <w:szCs w:val="24"/>
          <w:lang w:val="en-US"/>
        </w:rPr>
        <w:t xml:space="preserve"> of treatment. </w:t>
      </w:r>
      <w:r w:rsidR="003864E3" w:rsidRPr="005472BC">
        <w:rPr>
          <w:rFonts w:ascii="Times New Roman" w:eastAsia="Times New Roman" w:hAnsi="Times New Roman" w:cs="Times New Roman"/>
          <w:bCs/>
          <w:color w:val="000000"/>
          <w:sz w:val="24"/>
          <w:szCs w:val="24"/>
          <w:lang w:val="en-US"/>
        </w:rPr>
        <w:t xml:space="preserve"> </w:t>
      </w:r>
    </w:p>
    <w:p w14:paraId="3DE6903C" w14:textId="14066E44" w:rsidR="001F3CEF" w:rsidRDefault="006C09A9" w:rsidP="00335604">
      <w:pPr>
        <w:spacing w:line="276" w:lineRule="auto"/>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By comparing with all other </w:t>
      </w:r>
      <w:proofErr w:type="gramStart"/>
      <w:r>
        <w:rPr>
          <w:rFonts w:ascii="Times New Roman" w:eastAsia="Times New Roman" w:hAnsi="Times New Roman" w:cs="Times New Roman"/>
          <w:bCs/>
          <w:color w:val="000000"/>
          <w:sz w:val="24"/>
          <w:szCs w:val="24"/>
          <w:lang w:val="en-US"/>
        </w:rPr>
        <w:t>places</w:t>
      </w:r>
      <w:proofErr w:type="gramEnd"/>
      <w:r>
        <w:rPr>
          <w:rFonts w:ascii="Times New Roman" w:eastAsia="Times New Roman" w:hAnsi="Times New Roman" w:cs="Times New Roman"/>
          <w:bCs/>
          <w:color w:val="000000"/>
          <w:sz w:val="24"/>
          <w:szCs w:val="24"/>
          <w:lang w:val="en-US"/>
        </w:rPr>
        <w:t xml:space="preserve"> the presence of Covid-19 genetic material is very low although the number of population in </w:t>
      </w:r>
      <w:proofErr w:type="spellStart"/>
      <w:r>
        <w:rPr>
          <w:rFonts w:ascii="Times New Roman" w:eastAsia="Times New Roman" w:hAnsi="Times New Roman" w:cs="Times New Roman"/>
          <w:bCs/>
          <w:color w:val="000000"/>
          <w:sz w:val="24"/>
          <w:szCs w:val="24"/>
          <w:lang w:val="en-US"/>
        </w:rPr>
        <w:t>Rohinga</w:t>
      </w:r>
      <w:proofErr w:type="spellEnd"/>
      <w:r>
        <w:rPr>
          <w:rFonts w:ascii="Times New Roman" w:eastAsia="Times New Roman" w:hAnsi="Times New Roman" w:cs="Times New Roman"/>
          <w:bCs/>
          <w:color w:val="000000"/>
          <w:sz w:val="24"/>
          <w:szCs w:val="24"/>
          <w:lang w:val="en-US"/>
        </w:rPr>
        <w:t xml:space="preserve"> camp more than others area. That denotes food habit, life style strategy, immunity, hygiene, education also responsible for affecting Covid-19.</w:t>
      </w:r>
    </w:p>
    <w:p w14:paraId="49E754EE" w14:textId="0DE7F2C1" w:rsidR="006C09A9" w:rsidRPr="005472BC" w:rsidRDefault="006C09A9" w:rsidP="00335604">
      <w:pPr>
        <w:spacing w:line="276" w:lineRule="auto"/>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But the </w:t>
      </w:r>
      <w:r w:rsidR="00876481">
        <w:rPr>
          <w:rFonts w:ascii="Times New Roman" w:eastAsia="Times New Roman" w:hAnsi="Times New Roman" w:cs="Times New Roman"/>
          <w:bCs/>
          <w:color w:val="000000"/>
          <w:sz w:val="24"/>
          <w:szCs w:val="24"/>
          <w:lang w:val="en-US"/>
        </w:rPr>
        <w:t>sewage</w:t>
      </w:r>
      <w:r>
        <w:rPr>
          <w:rFonts w:ascii="Times New Roman" w:eastAsia="Times New Roman" w:hAnsi="Times New Roman" w:cs="Times New Roman"/>
          <w:bCs/>
          <w:color w:val="000000"/>
          <w:sz w:val="24"/>
          <w:szCs w:val="24"/>
          <w:lang w:val="en-US"/>
        </w:rPr>
        <w:t xml:space="preserve"> treatment in </w:t>
      </w:r>
      <w:proofErr w:type="spellStart"/>
      <w:r>
        <w:rPr>
          <w:rFonts w:ascii="Times New Roman" w:eastAsia="Times New Roman" w:hAnsi="Times New Roman" w:cs="Times New Roman"/>
          <w:bCs/>
          <w:color w:val="000000"/>
          <w:sz w:val="24"/>
          <w:szCs w:val="24"/>
          <w:lang w:val="en-US"/>
        </w:rPr>
        <w:t>Rohinga</w:t>
      </w:r>
      <w:proofErr w:type="spellEnd"/>
      <w:r>
        <w:rPr>
          <w:rFonts w:ascii="Times New Roman" w:eastAsia="Times New Roman" w:hAnsi="Times New Roman" w:cs="Times New Roman"/>
          <w:bCs/>
          <w:color w:val="000000"/>
          <w:sz w:val="24"/>
          <w:szCs w:val="24"/>
          <w:lang w:val="en-US"/>
        </w:rPr>
        <w:t xml:space="preserve"> camp can’</w:t>
      </w:r>
      <w:r w:rsidR="00876481">
        <w:rPr>
          <w:rFonts w:ascii="Times New Roman" w:eastAsia="Times New Roman" w:hAnsi="Times New Roman" w:cs="Times New Roman"/>
          <w:bCs/>
          <w:color w:val="000000"/>
          <w:sz w:val="24"/>
          <w:szCs w:val="24"/>
          <w:lang w:val="en-US"/>
        </w:rPr>
        <w:t>t able to degrade</w:t>
      </w:r>
      <w:r>
        <w:rPr>
          <w:rFonts w:ascii="Times New Roman" w:eastAsia="Times New Roman" w:hAnsi="Times New Roman" w:cs="Times New Roman"/>
          <w:bCs/>
          <w:color w:val="000000"/>
          <w:sz w:val="24"/>
          <w:szCs w:val="24"/>
          <w:lang w:val="en-US"/>
        </w:rPr>
        <w:t xml:space="preserve"> viral genetic materials as we found positive genes in</w:t>
      </w:r>
      <w:r w:rsidR="00876481">
        <w:rPr>
          <w:rFonts w:ascii="Times New Roman" w:eastAsia="Times New Roman" w:hAnsi="Times New Roman" w:cs="Times New Roman"/>
          <w:bCs/>
          <w:color w:val="000000"/>
          <w:sz w:val="24"/>
          <w:szCs w:val="24"/>
          <w:lang w:val="en-US"/>
        </w:rPr>
        <w:t xml:space="preserve"> the sewage collected from outlet of </w:t>
      </w:r>
      <w:proofErr w:type="spellStart"/>
      <w:r w:rsidR="00876481">
        <w:rPr>
          <w:rFonts w:ascii="Times New Roman" w:eastAsia="Times New Roman" w:hAnsi="Times New Roman" w:cs="Times New Roman"/>
          <w:bCs/>
          <w:color w:val="000000"/>
          <w:sz w:val="24"/>
          <w:szCs w:val="24"/>
          <w:lang w:val="en-US"/>
        </w:rPr>
        <w:t>Upflow</w:t>
      </w:r>
      <w:proofErr w:type="spellEnd"/>
      <w:r w:rsidR="00876481">
        <w:rPr>
          <w:rFonts w:ascii="Times New Roman" w:eastAsia="Times New Roman" w:hAnsi="Times New Roman" w:cs="Times New Roman"/>
          <w:bCs/>
          <w:color w:val="000000"/>
          <w:sz w:val="24"/>
          <w:szCs w:val="24"/>
          <w:lang w:val="en-US"/>
        </w:rPr>
        <w:t xml:space="preserve"> </w:t>
      </w:r>
      <w:proofErr w:type="gramStart"/>
      <w:r w:rsidR="00876481">
        <w:rPr>
          <w:rFonts w:ascii="Times New Roman" w:eastAsia="Times New Roman" w:hAnsi="Times New Roman" w:cs="Times New Roman"/>
          <w:bCs/>
          <w:color w:val="000000"/>
          <w:sz w:val="24"/>
          <w:szCs w:val="24"/>
          <w:lang w:val="en-US"/>
        </w:rPr>
        <w:t>filter ,Trickling</w:t>
      </w:r>
      <w:proofErr w:type="gramEnd"/>
      <w:r w:rsidR="00876481">
        <w:rPr>
          <w:rFonts w:ascii="Times New Roman" w:eastAsia="Times New Roman" w:hAnsi="Times New Roman" w:cs="Times New Roman"/>
          <w:bCs/>
          <w:color w:val="000000"/>
          <w:sz w:val="24"/>
          <w:szCs w:val="24"/>
          <w:lang w:val="en-US"/>
        </w:rPr>
        <w:t xml:space="preserve"> filter, Maturation pond,Laggon-1, Lagoon-2,Digest bed even Lime treated discharge. We found highest </w:t>
      </w:r>
      <w:proofErr w:type="spellStart"/>
      <w:r w:rsidR="00876481">
        <w:rPr>
          <w:rFonts w:ascii="Times New Roman" w:eastAsia="Times New Roman" w:hAnsi="Times New Roman" w:cs="Times New Roman"/>
          <w:bCs/>
          <w:color w:val="000000"/>
          <w:sz w:val="24"/>
          <w:szCs w:val="24"/>
          <w:lang w:val="en-US"/>
        </w:rPr>
        <w:t>ct</w:t>
      </w:r>
      <w:proofErr w:type="spellEnd"/>
      <w:r w:rsidR="00876481">
        <w:rPr>
          <w:rFonts w:ascii="Times New Roman" w:eastAsia="Times New Roman" w:hAnsi="Times New Roman" w:cs="Times New Roman"/>
          <w:bCs/>
          <w:color w:val="000000"/>
          <w:sz w:val="24"/>
          <w:szCs w:val="24"/>
          <w:lang w:val="en-US"/>
        </w:rPr>
        <w:t xml:space="preserve"> value from </w:t>
      </w:r>
      <w:proofErr w:type="spellStart"/>
      <w:r w:rsidR="00876481">
        <w:rPr>
          <w:rFonts w:ascii="Times New Roman" w:eastAsia="Times New Roman" w:hAnsi="Times New Roman" w:cs="Times New Roman"/>
          <w:bCs/>
          <w:color w:val="000000"/>
          <w:sz w:val="24"/>
          <w:szCs w:val="24"/>
          <w:lang w:val="en-US"/>
        </w:rPr>
        <w:t>Rohinga</w:t>
      </w:r>
      <w:proofErr w:type="spellEnd"/>
      <w:r w:rsidR="00876481">
        <w:rPr>
          <w:rFonts w:ascii="Times New Roman" w:eastAsia="Times New Roman" w:hAnsi="Times New Roman" w:cs="Times New Roman"/>
          <w:bCs/>
          <w:color w:val="000000"/>
          <w:sz w:val="24"/>
          <w:szCs w:val="24"/>
          <w:lang w:val="en-US"/>
        </w:rPr>
        <w:t xml:space="preserve"> camp 39.85 and maximum </w:t>
      </w:r>
      <w:proofErr w:type="spellStart"/>
      <w:r w:rsidR="00876481">
        <w:rPr>
          <w:rFonts w:ascii="Times New Roman" w:eastAsia="Times New Roman" w:hAnsi="Times New Roman" w:cs="Times New Roman"/>
          <w:bCs/>
          <w:color w:val="000000"/>
          <w:sz w:val="24"/>
          <w:szCs w:val="24"/>
          <w:lang w:val="en-US"/>
        </w:rPr>
        <w:t>ct</w:t>
      </w:r>
      <w:proofErr w:type="spellEnd"/>
      <w:r w:rsidR="00876481">
        <w:rPr>
          <w:rFonts w:ascii="Times New Roman" w:eastAsia="Times New Roman" w:hAnsi="Times New Roman" w:cs="Times New Roman"/>
          <w:bCs/>
          <w:color w:val="000000"/>
          <w:sz w:val="24"/>
          <w:szCs w:val="24"/>
          <w:lang w:val="en-US"/>
        </w:rPr>
        <w:t xml:space="preserve"> value</w:t>
      </w:r>
      <w:r w:rsidR="00C625D8">
        <w:rPr>
          <w:rFonts w:ascii="Times New Roman" w:eastAsia="Times New Roman" w:hAnsi="Times New Roman" w:cs="Times New Roman"/>
          <w:bCs/>
          <w:color w:val="000000"/>
          <w:sz w:val="24"/>
          <w:szCs w:val="24"/>
          <w:lang w:val="en-US"/>
        </w:rPr>
        <w:t>.</w:t>
      </w:r>
    </w:p>
    <w:p w14:paraId="3408ED8D" w14:textId="13AE4BBF" w:rsidR="00335604" w:rsidRPr="005472BC" w:rsidRDefault="00BB0C19" w:rsidP="00335604">
      <w:pPr>
        <w:spacing w:line="276" w:lineRule="auto"/>
        <w:rPr>
          <w:rFonts w:ascii="Times New Roman" w:hAnsi="Times New Roman" w:cs="Times New Roman"/>
          <w:color w:val="000000" w:themeColor="text1"/>
          <w:sz w:val="24"/>
          <w:szCs w:val="24"/>
          <w:lang w:val="en-US"/>
        </w:rPr>
      </w:pPr>
      <w:ins w:id="346" w:author="User" w:date="2021-02-02T20:34:00Z">
        <w:del w:id="347" w:author="nayeem hasan" w:date="2021-02-03T11:31:00Z">
          <w:r w:rsidRPr="00BB0C19" w:rsidDel="00317381">
            <w:rPr>
              <w:rFonts w:ascii="Times New Roman" w:hAnsi="Times New Roman" w:cs="Times New Roman"/>
              <w:noProof/>
              <w:sz w:val="24"/>
              <w:szCs w:val="24"/>
              <w:lang w:val="en-US"/>
            </w:rPr>
            <w:lastRenderedPageBreak/>
            <w:drawing>
              <wp:inline distT="0" distB="0" distL="0" distR="0" wp14:anchorId="388E0444" wp14:editId="01D619DC">
                <wp:extent cx="5743575" cy="5076825"/>
                <wp:effectExtent l="0" t="0" r="9525" b="9525"/>
                <wp:docPr id="9" name="Picture 9" descr="C:\Users\User\Desktop\Rohinga c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ohinga cam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5076825"/>
                        </a:xfrm>
                        <a:prstGeom prst="rect">
                          <a:avLst/>
                        </a:prstGeom>
                        <a:noFill/>
                        <a:ln>
                          <a:noFill/>
                        </a:ln>
                      </pic:spPr>
                    </pic:pic>
                  </a:graphicData>
                </a:graphic>
              </wp:inline>
            </w:drawing>
          </w:r>
        </w:del>
      </w:ins>
      <w:ins w:id="348" w:author="nayeem hasan" w:date="2021-02-03T11:32:00Z">
        <w:r w:rsidR="00A35FE4">
          <w:rPr>
            <w:rFonts w:ascii="Times New Roman" w:hAnsi="Times New Roman" w:cs="Times New Roman"/>
            <w:noProof/>
            <w:sz w:val="24"/>
            <w:szCs w:val="24"/>
            <w:lang w:val="en-US"/>
          </w:rPr>
          <w:drawing>
            <wp:inline distT="0" distB="0" distL="0" distR="0" wp14:anchorId="36F24BF5" wp14:editId="30F720B3">
              <wp:extent cx="548640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ins w:id="349" w:author="User" w:date="2021-02-02T20:34:00Z">
        <w:r w:rsidRPr="00BB0C19">
          <w:rPr>
            <w:rFonts w:ascii="Times New Roman" w:hAnsi="Times New Roman" w:cs="Times New Roman"/>
            <w:noProof/>
            <w:sz w:val="24"/>
            <w:szCs w:val="24"/>
            <w:lang w:val="en-US"/>
          </w:rPr>
          <w:t xml:space="preserve"> </w:t>
        </w:r>
      </w:ins>
      <w:del w:id="350" w:author="User" w:date="2021-02-02T20:34:00Z">
        <w:r w:rsidR="00335604" w:rsidRPr="005472BC" w:rsidDel="00BB0C19">
          <w:rPr>
            <w:rFonts w:ascii="Times New Roman" w:hAnsi="Times New Roman" w:cs="Times New Roman"/>
            <w:noProof/>
            <w:sz w:val="24"/>
            <w:szCs w:val="24"/>
            <w:lang w:val="en-US"/>
          </w:rPr>
          <w:drawing>
            <wp:inline distT="0" distB="0" distL="0" distR="0" wp14:anchorId="57ADAFDF" wp14:editId="3B19C44B">
              <wp:extent cx="5940425" cy="3667125"/>
              <wp:effectExtent l="0" t="0" r="317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67125"/>
                      </a:xfrm>
                      <a:prstGeom prst="rect">
                        <a:avLst/>
                      </a:prstGeom>
                    </pic:spPr>
                  </pic:pic>
                </a:graphicData>
              </a:graphic>
            </wp:inline>
          </w:drawing>
        </w:r>
      </w:del>
    </w:p>
    <w:p w14:paraId="51D08E23" w14:textId="3D73D7CC" w:rsidR="00937056" w:rsidRDefault="00D928B4"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1</w:t>
      </w:r>
      <w:r w:rsidRPr="005472BC">
        <w:rPr>
          <w:rFonts w:ascii="Times New Roman" w:hAnsi="Times New Roman" w:cs="Times New Roman"/>
          <w:b/>
          <w:bCs/>
          <w:color w:val="000000" w:themeColor="text1"/>
          <w:sz w:val="24"/>
          <w:szCs w:val="24"/>
          <w:vertAlign w:val="superscript"/>
          <w:lang w:val="en-US"/>
        </w:rPr>
        <w:t>st</w:t>
      </w:r>
      <w:r>
        <w:rPr>
          <w:rFonts w:ascii="Times New Roman" w:hAnsi="Times New Roman" w:cs="Times New Roman"/>
          <w:b/>
          <w:bCs/>
          <w:color w:val="000000" w:themeColor="text1"/>
          <w:sz w:val="24"/>
          <w:szCs w:val="24"/>
          <w:lang w:val="en-US"/>
        </w:rPr>
        <w:t xml:space="preserve"> round and 2</w:t>
      </w:r>
      <w:r w:rsidRPr="005472BC">
        <w:rPr>
          <w:rFonts w:ascii="Times New Roman" w:hAnsi="Times New Roman" w:cs="Times New Roman"/>
          <w:b/>
          <w:bCs/>
          <w:color w:val="000000" w:themeColor="text1"/>
          <w:sz w:val="24"/>
          <w:szCs w:val="24"/>
          <w:vertAlign w:val="superscript"/>
          <w:lang w:val="en-US"/>
        </w:rPr>
        <w:t>nd</w:t>
      </w:r>
      <w:r>
        <w:rPr>
          <w:rFonts w:ascii="Times New Roman" w:hAnsi="Times New Roman" w:cs="Times New Roman"/>
          <w:b/>
          <w:bCs/>
          <w:color w:val="000000" w:themeColor="text1"/>
          <w:sz w:val="24"/>
          <w:szCs w:val="24"/>
          <w:lang w:val="en-US"/>
        </w:rPr>
        <w:t xml:space="preserve"> round should be …graph</w:t>
      </w:r>
    </w:p>
    <w:p w14:paraId="202A7A36" w14:textId="77774B5C" w:rsidR="00D928B4" w:rsidRDefault="00D928B4"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This findings indicates that the strain of Covid-19 from </w:t>
      </w:r>
      <w:proofErr w:type="spellStart"/>
      <w:r>
        <w:rPr>
          <w:rFonts w:ascii="Times New Roman" w:hAnsi="Times New Roman" w:cs="Times New Roman"/>
          <w:b/>
          <w:bCs/>
          <w:color w:val="000000" w:themeColor="text1"/>
          <w:sz w:val="24"/>
          <w:szCs w:val="24"/>
          <w:lang w:val="en-US"/>
        </w:rPr>
        <w:t>Rohinga</w:t>
      </w:r>
      <w:proofErr w:type="spellEnd"/>
      <w:r>
        <w:rPr>
          <w:rFonts w:ascii="Times New Roman" w:hAnsi="Times New Roman" w:cs="Times New Roman"/>
          <w:b/>
          <w:bCs/>
          <w:color w:val="000000" w:themeColor="text1"/>
          <w:sz w:val="24"/>
          <w:szCs w:val="24"/>
          <w:lang w:val="en-US"/>
        </w:rPr>
        <w:t xml:space="preserve"> Camp are less virulent as we found less N gene and higher SD value</w:t>
      </w:r>
      <w:proofErr w:type="gramStart"/>
      <w:r>
        <w:rPr>
          <w:rFonts w:ascii="Times New Roman" w:hAnsi="Times New Roman" w:cs="Times New Roman"/>
          <w:b/>
          <w:bCs/>
          <w:color w:val="000000" w:themeColor="text1"/>
          <w:sz w:val="24"/>
          <w:szCs w:val="24"/>
          <w:lang w:val="en-US"/>
        </w:rPr>
        <w:t>…..</w:t>
      </w:r>
      <w:proofErr w:type="gramEnd"/>
      <w:r>
        <w:rPr>
          <w:rFonts w:ascii="Times New Roman" w:hAnsi="Times New Roman" w:cs="Times New Roman"/>
          <w:b/>
          <w:bCs/>
          <w:color w:val="000000" w:themeColor="text1"/>
          <w:sz w:val="24"/>
          <w:szCs w:val="24"/>
          <w:lang w:val="en-US"/>
        </w:rPr>
        <w:t>strategy ….</w:t>
      </w:r>
      <w:r w:rsidR="009512ED">
        <w:rPr>
          <w:rFonts w:ascii="Times New Roman" w:hAnsi="Times New Roman" w:cs="Times New Roman"/>
          <w:b/>
          <w:bCs/>
          <w:color w:val="000000" w:themeColor="text1"/>
          <w:sz w:val="24"/>
          <w:szCs w:val="24"/>
          <w:lang w:val="en-US"/>
        </w:rPr>
        <w:t xml:space="preserve">this </w:t>
      </w:r>
      <w:proofErr w:type="spellStart"/>
      <w:r w:rsidR="009512ED">
        <w:rPr>
          <w:rFonts w:ascii="Times New Roman" w:hAnsi="Times New Roman" w:cs="Times New Roman"/>
          <w:b/>
          <w:bCs/>
          <w:color w:val="000000" w:themeColor="text1"/>
          <w:sz w:val="24"/>
          <w:szCs w:val="24"/>
          <w:lang w:val="en-US"/>
        </w:rPr>
        <w:t>reults</w:t>
      </w:r>
      <w:proofErr w:type="spellEnd"/>
      <w:r w:rsidR="009512ED">
        <w:rPr>
          <w:rFonts w:ascii="Times New Roman" w:hAnsi="Times New Roman" w:cs="Times New Roman"/>
          <w:b/>
          <w:bCs/>
          <w:color w:val="000000" w:themeColor="text1"/>
          <w:sz w:val="24"/>
          <w:szCs w:val="24"/>
          <w:lang w:val="en-US"/>
        </w:rPr>
        <w:t xml:space="preserve"> also proved by talking by </w:t>
      </w:r>
      <w:proofErr w:type="spellStart"/>
      <w:r w:rsidR="009512ED">
        <w:rPr>
          <w:rFonts w:ascii="Times New Roman" w:hAnsi="Times New Roman" w:cs="Times New Roman"/>
          <w:b/>
          <w:bCs/>
          <w:color w:val="000000" w:themeColor="text1"/>
          <w:sz w:val="24"/>
          <w:szCs w:val="24"/>
          <w:lang w:val="en-US"/>
        </w:rPr>
        <w:t>loacal</w:t>
      </w:r>
      <w:proofErr w:type="spellEnd"/>
      <w:r w:rsidR="009512ED">
        <w:rPr>
          <w:rFonts w:ascii="Times New Roman" w:hAnsi="Times New Roman" w:cs="Times New Roman"/>
          <w:b/>
          <w:bCs/>
          <w:color w:val="000000" w:themeColor="text1"/>
          <w:sz w:val="24"/>
          <w:szCs w:val="24"/>
          <w:lang w:val="en-US"/>
        </w:rPr>
        <w:t xml:space="preserve"> people and </w:t>
      </w:r>
      <w:proofErr w:type="spellStart"/>
      <w:r w:rsidR="009512ED">
        <w:rPr>
          <w:rFonts w:ascii="Times New Roman" w:hAnsi="Times New Roman" w:cs="Times New Roman"/>
          <w:b/>
          <w:bCs/>
          <w:color w:val="000000" w:themeColor="text1"/>
          <w:sz w:val="24"/>
          <w:szCs w:val="24"/>
          <w:lang w:val="en-US"/>
        </w:rPr>
        <w:t>alao</w:t>
      </w:r>
      <w:proofErr w:type="spellEnd"/>
      <w:r w:rsidR="009512ED">
        <w:rPr>
          <w:rFonts w:ascii="Times New Roman" w:hAnsi="Times New Roman" w:cs="Times New Roman"/>
          <w:b/>
          <w:bCs/>
          <w:color w:val="000000" w:themeColor="text1"/>
          <w:sz w:val="24"/>
          <w:szCs w:val="24"/>
          <w:lang w:val="en-US"/>
        </w:rPr>
        <w:t xml:space="preserve"> authority…death and positive </w:t>
      </w:r>
      <w:proofErr w:type="spellStart"/>
      <w:r w:rsidR="009512ED">
        <w:rPr>
          <w:rFonts w:ascii="Times New Roman" w:hAnsi="Times New Roman" w:cs="Times New Roman"/>
          <w:b/>
          <w:bCs/>
          <w:color w:val="000000" w:themeColor="text1"/>
          <w:sz w:val="24"/>
          <w:szCs w:val="24"/>
          <w:lang w:val="en-US"/>
        </w:rPr>
        <w:t>less..need</w:t>
      </w:r>
      <w:proofErr w:type="spellEnd"/>
      <w:r w:rsidR="009512ED">
        <w:rPr>
          <w:rFonts w:ascii="Times New Roman" w:hAnsi="Times New Roman" w:cs="Times New Roman"/>
          <w:b/>
          <w:bCs/>
          <w:color w:val="000000" w:themeColor="text1"/>
          <w:sz w:val="24"/>
          <w:szCs w:val="24"/>
          <w:lang w:val="en-US"/>
        </w:rPr>
        <w:t xml:space="preserve"> more research and seq of covid-19</w:t>
      </w:r>
    </w:p>
    <w:p w14:paraId="3692F8E4" w14:textId="4E325E09" w:rsidR="009512ED" w:rsidRDefault="009512ED"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Possible </w:t>
      </w:r>
      <w:proofErr w:type="gramStart"/>
      <w:r>
        <w:rPr>
          <w:rFonts w:ascii="Times New Roman" w:hAnsi="Times New Roman" w:cs="Times New Roman"/>
          <w:b/>
          <w:bCs/>
          <w:color w:val="000000" w:themeColor="text1"/>
          <w:sz w:val="24"/>
          <w:szCs w:val="24"/>
          <w:lang w:val="en-US"/>
        </w:rPr>
        <w:t>explanation..</w:t>
      </w:r>
      <w:proofErr w:type="gramEnd"/>
    </w:p>
    <w:p w14:paraId="1B56060A" w14:textId="45F7B4C3" w:rsidR="009512ED" w:rsidRDefault="009512ED"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roofErr w:type="spellStart"/>
      <w:r>
        <w:rPr>
          <w:rFonts w:ascii="Times New Roman" w:hAnsi="Times New Roman" w:cs="Times New Roman"/>
          <w:b/>
          <w:bCs/>
          <w:color w:val="000000" w:themeColor="text1"/>
          <w:sz w:val="24"/>
          <w:szCs w:val="24"/>
          <w:lang w:val="en-US"/>
        </w:rPr>
        <w:t>Rox</w:t>
      </w:r>
      <w:proofErr w:type="spellEnd"/>
      <w:r>
        <w:rPr>
          <w:rFonts w:ascii="Times New Roman" w:hAnsi="Times New Roman" w:cs="Times New Roman"/>
          <w:b/>
          <w:bCs/>
          <w:color w:val="000000" w:themeColor="text1"/>
          <w:sz w:val="24"/>
          <w:szCs w:val="24"/>
          <w:lang w:val="en-US"/>
        </w:rPr>
        <w:t xml:space="preserve"> high</w:t>
      </w:r>
    </w:p>
    <w:p w14:paraId="4ADE7DB9" w14:textId="5FC0517F" w:rsidR="009512ED" w:rsidRDefault="009512ED"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1.virulant…spreading</w:t>
      </w:r>
    </w:p>
    <w:p w14:paraId="2D824971" w14:textId="536D7B87" w:rsidR="009512ED" w:rsidRPr="005472BC" w:rsidRDefault="009512ED"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2….</w:t>
      </w:r>
    </w:p>
    <w:tbl>
      <w:tblPr>
        <w:tblW w:w="9345" w:type="dxa"/>
        <w:tblInd w:w="-10" w:type="dxa"/>
        <w:tblLook w:val="04A0" w:firstRow="1" w:lastRow="0" w:firstColumn="1" w:lastColumn="0" w:noHBand="0" w:noVBand="1"/>
      </w:tblPr>
      <w:tblGrid>
        <w:gridCol w:w="3949"/>
        <w:gridCol w:w="686"/>
        <w:gridCol w:w="1217"/>
        <w:gridCol w:w="1275"/>
        <w:gridCol w:w="986"/>
        <w:gridCol w:w="1232"/>
      </w:tblGrid>
      <w:tr w:rsidR="004D6E13" w:rsidRPr="005472BC" w:rsidDel="00BB0C19" w14:paraId="722F09F8" w14:textId="2BD3A313" w:rsidTr="005472BC">
        <w:trPr>
          <w:trHeight w:val="315"/>
          <w:del w:id="351" w:author="User" w:date="2021-02-02T20:34:00Z"/>
        </w:trPr>
        <w:tc>
          <w:tcPr>
            <w:tcW w:w="9345"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A113BC7" w14:textId="668C34D4" w:rsidR="004D6E13" w:rsidRPr="005472BC" w:rsidDel="00BB0C19" w:rsidRDefault="004D6E13" w:rsidP="004D6E13">
            <w:pPr>
              <w:spacing w:after="0" w:line="240" w:lineRule="auto"/>
              <w:jc w:val="center"/>
              <w:rPr>
                <w:del w:id="352" w:author="User" w:date="2021-02-02T20:34:00Z"/>
                <w:rFonts w:ascii="Times New Roman" w:eastAsia="Times New Roman" w:hAnsi="Times New Roman" w:cs="Times New Roman"/>
                <w:sz w:val="24"/>
                <w:szCs w:val="24"/>
                <w:lang w:val="en-US"/>
              </w:rPr>
            </w:pPr>
            <w:del w:id="353" w:author="User" w:date="2021-02-02T20:34:00Z">
              <w:r w:rsidRPr="005472BC" w:rsidDel="00BB0C19">
                <w:rPr>
                  <w:rFonts w:ascii="Times New Roman" w:eastAsia="Times New Roman" w:hAnsi="Times New Roman" w:cs="Times New Roman"/>
                  <w:sz w:val="24"/>
                  <w:szCs w:val="24"/>
                  <w:lang w:val="en-US"/>
                </w:rPr>
                <w:delText>Descriptive Statistics (Rohinga Camp)</w:delText>
              </w:r>
            </w:del>
          </w:p>
        </w:tc>
      </w:tr>
      <w:tr w:rsidR="00C625D8" w:rsidRPr="005472BC" w:rsidDel="00BB0C19" w14:paraId="67933886" w14:textId="5323AA8B" w:rsidTr="005472BC">
        <w:trPr>
          <w:trHeight w:val="300"/>
          <w:del w:id="354"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119E76A4" w14:textId="7123E59E" w:rsidR="004D6E13" w:rsidRPr="005472BC" w:rsidDel="00BB0C19" w:rsidRDefault="004D6E13" w:rsidP="004D6E13">
            <w:pPr>
              <w:spacing w:after="0" w:line="240" w:lineRule="auto"/>
              <w:rPr>
                <w:del w:id="355" w:author="User" w:date="2021-02-02T20:34:00Z"/>
                <w:rFonts w:ascii="Times New Roman" w:eastAsia="Times New Roman" w:hAnsi="Times New Roman" w:cs="Times New Roman"/>
                <w:sz w:val="24"/>
                <w:szCs w:val="24"/>
                <w:lang w:val="en-US"/>
              </w:rPr>
            </w:pPr>
            <w:del w:id="356" w:author="User" w:date="2021-02-02T20:34:00Z">
              <w:r w:rsidRPr="005472BC" w:rsidDel="00BB0C19">
                <w:rPr>
                  <w:rFonts w:ascii="Times New Roman" w:eastAsia="Times New Roman" w:hAnsi="Times New Roman" w:cs="Times New Roman"/>
                  <w:sz w:val="24"/>
                  <w:szCs w:val="24"/>
                  <w:lang w:val="en-US"/>
                </w:rPr>
                <w:delText> </w:delText>
              </w:r>
            </w:del>
          </w:p>
        </w:tc>
        <w:tc>
          <w:tcPr>
            <w:tcW w:w="692" w:type="dxa"/>
            <w:tcBorders>
              <w:top w:val="nil"/>
              <w:left w:val="nil"/>
              <w:bottom w:val="single" w:sz="4" w:space="0" w:color="auto"/>
              <w:right w:val="single" w:sz="4" w:space="0" w:color="auto"/>
            </w:tcBorders>
            <w:shd w:val="clear" w:color="auto" w:fill="auto"/>
            <w:noWrap/>
            <w:vAlign w:val="bottom"/>
            <w:hideMark/>
          </w:tcPr>
          <w:p w14:paraId="073A3BB0" w14:textId="092CD6D0" w:rsidR="004D6E13" w:rsidRPr="005472BC" w:rsidDel="00BB0C19" w:rsidRDefault="004D6E13" w:rsidP="004D6E13">
            <w:pPr>
              <w:spacing w:after="0" w:line="240" w:lineRule="auto"/>
              <w:rPr>
                <w:del w:id="357" w:author="User" w:date="2021-02-02T20:34:00Z"/>
                <w:rFonts w:ascii="Times New Roman" w:eastAsia="Times New Roman" w:hAnsi="Times New Roman" w:cs="Times New Roman"/>
                <w:sz w:val="24"/>
                <w:szCs w:val="24"/>
                <w:lang w:val="en-US"/>
              </w:rPr>
            </w:pPr>
            <w:del w:id="358" w:author="User" w:date="2021-02-02T20:34:00Z">
              <w:r w:rsidRPr="005472BC" w:rsidDel="00BB0C19">
                <w:rPr>
                  <w:rFonts w:ascii="Times New Roman" w:eastAsia="Times New Roman" w:hAnsi="Times New Roman" w:cs="Times New Roman"/>
                  <w:sz w:val="24"/>
                  <w:szCs w:val="24"/>
                  <w:lang w:val="en-US"/>
                </w:rPr>
                <w:delText>n</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601074B3" w14:textId="18399925" w:rsidR="004D6E13" w:rsidRPr="005472BC" w:rsidDel="00BB0C19" w:rsidRDefault="004D6E13" w:rsidP="004D6E13">
            <w:pPr>
              <w:spacing w:after="0" w:line="240" w:lineRule="auto"/>
              <w:rPr>
                <w:del w:id="359" w:author="User" w:date="2021-02-02T20:34:00Z"/>
                <w:rFonts w:ascii="Times New Roman" w:eastAsia="Times New Roman" w:hAnsi="Times New Roman" w:cs="Times New Roman"/>
                <w:sz w:val="24"/>
                <w:szCs w:val="24"/>
                <w:lang w:val="en-US"/>
              </w:rPr>
            </w:pPr>
            <w:del w:id="360" w:author="User" w:date="2021-02-02T20:34:00Z">
              <w:r w:rsidRPr="005472BC" w:rsidDel="00BB0C19">
                <w:rPr>
                  <w:rFonts w:ascii="Times New Roman" w:eastAsia="Times New Roman" w:hAnsi="Times New Roman" w:cs="Times New Roman"/>
                  <w:sz w:val="24"/>
                  <w:szCs w:val="24"/>
                  <w:lang w:val="en-US"/>
                </w:rPr>
                <w:delText>Minimum</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7259E5D8" w14:textId="74B4E107" w:rsidR="004D6E13" w:rsidRPr="005472BC" w:rsidDel="00BB0C19" w:rsidRDefault="004D6E13" w:rsidP="004D6E13">
            <w:pPr>
              <w:spacing w:after="0" w:line="240" w:lineRule="auto"/>
              <w:rPr>
                <w:del w:id="361" w:author="User" w:date="2021-02-02T20:34:00Z"/>
                <w:rFonts w:ascii="Times New Roman" w:eastAsia="Times New Roman" w:hAnsi="Times New Roman" w:cs="Times New Roman"/>
                <w:sz w:val="24"/>
                <w:szCs w:val="24"/>
                <w:lang w:val="en-US"/>
              </w:rPr>
            </w:pPr>
            <w:del w:id="362" w:author="User" w:date="2021-02-02T20:34:00Z">
              <w:r w:rsidRPr="005472BC" w:rsidDel="00BB0C19">
                <w:rPr>
                  <w:rFonts w:ascii="Times New Roman" w:eastAsia="Times New Roman" w:hAnsi="Times New Roman" w:cs="Times New Roman"/>
                  <w:sz w:val="24"/>
                  <w:szCs w:val="24"/>
                  <w:lang w:val="en-US"/>
                </w:rPr>
                <w:delText>Maximum</w:delText>
              </w:r>
            </w:del>
          </w:p>
        </w:tc>
        <w:tc>
          <w:tcPr>
            <w:tcW w:w="892" w:type="dxa"/>
            <w:tcBorders>
              <w:top w:val="nil"/>
              <w:left w:val="nil"/>
              <w:bottom w:val="single" w:sz="4" w:space="0" w:color="auto"/>
              <w:right w:val="single" w:sz="4" w:space="0" w:color="auto"/>
            </w:tcBorders>
            <w:shd w:val="clear" w:color="auto" w:fill="auto"/>
            <w:noWrap/>
            <w:vAlign w:val="bottom"/>
            <w:hideMark/>
          </w:tcPr>
          <w:p w14:paraId="7DD3821B" w14:textId="5A29B969" w:rsidR="004D6E13" w:rsidRPr="005472BC" w:rsidDel="00BB0C19" w:rsidRDefault="004D6E13" w:rsidP="004D6E13">
            <w:pPr>
              <w:spacing w:after="0" w:line="240" w:lineRule="auto"/>
              <w:rPr>
                <w:del w:id="363" w:author="User" w:date="2021-02-02T20:34:00Z"/>
                <w:rFonts w:ascii="Times New Roman" w:eastAsia="Times New Roman" w:hAnsi="Times New Roman" w:cs="Times New Roman"/>
                <w:sz w:val="24"/>
                <w:szCs w:val="24"/>
                <w:lang w:val="en-US"/>
              </w:rPr>
            </w:pPr>
            <w:del w:id="364" w:author="User" w:date="2021-02-02T20:34:00Z">
              <w:r w:rsidRPr="005472BC" w:rsidDel="00BB0C19">
                <w:rPr>
                  <w:rFonts w:ascii="Times New Roman" w:eastAsia="Times New Roman" w:hAnsi="Times New Roman" w:cs="Times New Roman"/>
                  <w:sz w:val="24"/>
                  <w:szCs w:val="24"/>
                  <w:lang w:val="en-US"/>
                </w:rPr>
                <w:delText>Mean</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363342B7" w14:textId="0DBAD254" w:rsidR="004D6E13" w:rsidRPr="005472BC" w:rsidDel="00BB0C19" w:rsidRDefault="004D6E13" w:rsidP="004D6E13">
            <w:pPr>
              <w:spacing w:after="0" w:line="240" w:lineRule="auto"/>
              <w:rPr>
                <w:del w:id="365" w:author="User" w:date="2021-02-02T20:34:00Z"/>
                <w:rFonts w:ascii="Times New Roman" w:eastAsia="Times New Roman" w:hAnsi="Times New Roman" w:cs="Times New Roman"/>
                <w:sz w:val="24"/>
                <w:szCs w:val="24"/>
                <w:lang w:val="en-US"/>
              </w:rPr>
            </w:pPr>
            <w:del w:id="366" w:author="User" w:date="2021-02-02T20:34:00Z">
              <w:r w:rsidRPr="005472BC" w:rsidDel="00BB0C19">
                <w:rPr>
                  <w:rFonts w:ascii="Times New Roman" w:eastAsia="Times New Roman" w:hAnsi="Times New Roman" w:cs="Times New Roman"/>
                  <w:sz w:val="24"/>
                  <w:szCs w:val="24"/>
                  <w:lang w:val="en-US"/>
                </w:rPr>
                <w:delText>Std. Deviation</w:delText>
              </w:r>
            </w:del>
          </w:p>
        </w:tc>
      </w:tr>
      <w:tr w:rsidR="00C625D8" w:rsidRPr="005472BC" w:rsidDel="00BB0C19" w14:paraId="04C5EC06" w14:textId="0517C235" w:rsidTr="005472BC">
        <w:trPr>
          <w:trHeight w:val="300"/>
          <w:del w:id="367"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15EC68EA" w14:textId="1A528205" w:rsidR="004D6E13" w:rsidRPr="005472BC" w:rsidDel="00BB0C19" w:rsidRDefault="004D6E13" w:rsidP="004D6E13">
            <w:pPr>
              <w:spacing w:after="0" w:line="240" w:lineRule="auto"/>
              <w:rPr>
                <w:del w:id="368" w:author="User" w:date="2021-02-02T20:34:00Z"/>
                <w:rFonts w:ascii="Times New Roman" w:eastAsia="Times New Roman" w:hAnsi="Times New Roman" w:cs="Times New Roman"/>
                <w:sz w:val="24"/>
                <w:szCs w:val="24"/>
                <w:lang w:val="en-US"/>
              </w:rPr>
            </w:pPr>
            <w:del w:id="369" w:author="User" w:date="2021-02-02T20:34:00Z">
              <w:r w:rsidRPr="005472BC" w:rsidDel="00BB0C19">
                <w:rPr>
                  <w:rFonts w:ascii="Times New Roman" w:eastAsia="Times New Roman" w:hAnsi="Times New Roman" w:cs="Times New Roman"/>
                  <w:sz w:val="24"/>
                  <w:szCs w:val="24"/>
                  <w:lang w:val="en-US"/>
                </w:rPr>
                <w:delText>pH</w:delText>
              </w:r>
            </w:del>
          </w:p>
        </w:tc>
        <w:tc>
          <w:tcPr>
            <w:tcW w:w="692" w:type="dxa"/>
            <w:tcBorders>
              <w:top w:val="nil"/>
              <w:left w:val="nil"/>
              <w:bottom w:val="single" w:sz="4" w:space="0" w:color="auto"/>
              <w:right w:val="single" w:sz="4" w:space="0" w:color="auto"/>
            </w:tcBorders>
            <w:shd w:val="clear" w:color="auto" w:fill="auto"/>
            <w:noWrap/>
            <w:vAlign w:val="bottom"/>
            <w:hideMark/>
          </w:tcPr>
          <w:p w14:paraId="298192A1" w14:textId="0491DC99" w:rsidR="004D6E13" w:rsidRPr="005472BC" w:rsidDel="00BB0C19" w:rsidRDefault="004D6E13" w:rsidP="004D6E13">
            <w:pPr>
              <w:spacing w:after="0" w:line="240" w:lineRule="auto"/>
              <w:jc w:val="right"/>
              <w:rPr>
                <w:del w:id="370" w:author="User" w:date="2021-02-02T20:34:00Z"/>
                <w:rFonts w:ascii="Times New Roman" w:eastAsia="Times New Roman" w:hAnsi="Times New Roman" w:cs="Times New Roman"/>
                <w:sz w:val="24"/>
                <w:szCs w:val="24"/>
                <w:lang w:val="en-US"/>
              </w:rPr>
            </w:pPr>
            <w:del w:id="371" w:author="User" w:date="2021-02-02T20:34:00Z">
              <w:r w:rsidRPr="005472BC" w:rsidDel="00BB0C19">
                <w:rPr>
                  <w:rFonts w:ascii="Times New Roman" w:eastAsia="Times New Roman" w:hAnsi="Times New Roman" w:cs="Times New Roman"/>
                  <w:sz w:val="24"/>
                  <w:szCs w:val="24"/>
                  <w:lang w:val="en-US"/>
                </w:rPr>
                <w:delText>30</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6AE2F81D" w14:textId="6AC88D21" w:rsidR="004D6E13" w:rsidRPr="005472BC" w:rsidDel="00BB0C19" w:rsidRDefault="004D6E13" w:rsidP="004D6E13">
            <w:pPr>
              <w:spacing w:after="0" w:line="240" w:lineRule="auto"/>
              <w:jc w:val="right"/>
              <w:rPr>
                <w:del w:id="372" w:author="User" w:date="2021-02-02T20:34:00Z"/>
                <w:rFonts w:ascii="Times New Roman" w:eastAsia="Times New Roman" w:hAnsi="Times New Roman" w:cs="Times New Roman"/>
                <w:sz w:val="24"/>
                <w:szCs w:val="24"/>
                <w:lang w:val="en-US"/>
              </w:rPr>
            </w:pPr>
            <w:del w:id="373" w:author="User" w:date="2021-02-02T20:34:00Z">
              <w:r w:rsidRPr="005472BC" w:rsidDel="00BB0C19">
                <w:rPr>
                  <w:rFonts w:ascii="Times New Roman" w:eastAsia="Times New Roman" w:hAnsi="Times New Roman" w:cs="Times New Roman"/>
                  <w:sz w:val="24"/>
                  <w:szCs w:val="24"/>
                  <w:lang w:val="en-US"/>
                </w:rPr>
                <w:delText>6.4</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20555145" w14:textId="2ADB29FE" w:rsidR="004D6E13" w:rsidRPr="005472BC" w:rsidDel="00BB0C19" w:rsidRDefault="004D6E13" w:rsidP="004D6E13">
            <w:pPr>
              <w:spacing w:after="0" w:line="240" w:lineRule="auto"/>
              <w:jc w:val="right"/>
              <w:rPr>
                <w:del w:id="374" w:author="User" w:date="2021-02-02T20:34:00Z"/>
                <w:rFonts w:ascii="Times New Roman" w:eastAsia="Times New Roman" w:hAnsi="Times New Roman" w:cs="Times New Roman"/>
                <w:sz w:val="24"/>
                <w:szCs w:val="24"/>
                <w:lang w:val="en-US"/>
              </w:rPr>
            </w:pPr>
            <w:del w:id="375" w:author="User" w:date="2021-02-02T20:34:00Z">
              <w:r w:rsidRPr="005472BC" w:rsidDel="00BB0C19">
                <w:rPr>
                  <w:rFonts w:ascii="Times New Roman" w:eastAsia="Times New Roman" w:hAnsi="Times New Roman" w:cs="Times New Roman"/>
                  <w:sz w:val="24"/>
                  <w:szCs w:val="24"/>
                  <w:lang w:val="en-US"/>
                </w:rPr>
                <w:delText>12.5</w:delText>
              </w:r>
            </w:del>
          </w:p>
        </w:tc>
        <w:tc>
          <w:tcPr>
            <w:tcW w:w="892" w:type="dxa"/>
            <w:tcBorders>
              <w:top w:val="nil"/>
              <w:left w:val="nil"/>
              <w:bottom w:val="single" w:sz="4" w:space="0" w:color="auto"/>
              <w:right w:val="single" w:sz="4" w:space="0" w:color="auto"/>
            </w:tcBorders>
            <w:shd w:val="clear" w:color="auto" w:fill="auto"/>
            <w:noWrap/>
            <w:vAlign w:val="bottom"/>
            <w:hideMark/>
          </w:tcPr>
          <w:p w14:paraId="041B8ABA" w14:textId="34E6CA9E" w:rsidR="004D6E13" w:rsidRPr="005472BC" w:rsidDel="00BB0C19" w:rsidRDefault="004D6E13" w:rsidP="004D6E13">
            <w:pPr>
              <w:spacing w:after="0" w:line="240" w:lineRule="auto"/>
              <w:jc w:val="right"/>
              <w:rPr>
                <w:del w:id="376" w:author="User" w:date="2021-02-02T20:34:00Z"/>
                <w:rFonts w:ascii="Times New Roman" w:eastAsia="Times New Roman" w:hAnsi="Times New Roman" w:cs="Times New Roman"/>
                <w:sz w:val="24"/>
                <w:szCs w:val="24"/>
                <w:lang w:val="en-US"/>
              </w:rPr>
            </w:pPr>
            <w:del w:id="377" w:author="User" w:date="2021-02-02T20:34:00Z">
              <w:r w:rsidRPr="005472BC" w:rsidDel="00BB0C19">
                <w:rPr>
                  <w:rFonts w:ascii="Times New Roman" w:eastAsia="Times New Roman" w:hAnsi="Times New Roman" w:cs="Times New Roman"/>
                  <w:sz w:val="24"/>
                  <w:szCs w:val="24"/>
                  <w:lang w:val="en-US"/>
                </w:rPr>
                <w:delText>7.3</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2FA5C010" w14:textId="14F7E4F8" w:rsidR="004D6E13" w:rsidRPr="005472BC" w:rsidDel="00BB0C19" w:rsidRDefault="004D6E13" w:rsidP="004D6E13">
            <w:pPr>
              <w:spacing w:after="0" w:line="240" w:lineRule="auto"/>
              <w:jc w:val="right"/>
              <w:rPr>
                <w:del w:id="378" w:author="User" w:date="2021-02-02T20:34:00Z"/>
                <w:rFonts w:ascii="Times New Roman" w:eastAsia="Times New Roman" w:hAnsi="Times New Roman" w:cs="Times New Roman"/>
                <w:sz w:val="24"/>
                <w:szCs w:val="24"/>
                <w:lang w:val="en-US"/>
              </w:rPr>
            </w:pPr>
            <w:del w:id="379" w:author="User" w:date="2021-02-02T20:34:00Z">
              <w:r w:rsidRPr="005472BC" w:rsidDel="00BB0C19">
                <w:rPr>
                  <w:rFonts w:ascii="Times New Roman" w:eastAsia="Times New Roman" w:hAnsi="Times New Roman" w:cs="Times New Roman"/>
                  <w:sz w:val="24"/>
                  <w:szCs w:val="24"/>
                  <w:lang w:val="en-US"/>
                </w:rPr>
                <w:delText>1.145</w:delText>
              </w:r>
            </w:del>
          </w:p>
        </w:tc>
      </w:tr>
      <w:tr w:rsidR="00C625D8" w:rsidRPr="005472BC" w:rsidDel="00BB0C19" w14:paraId="1887B541" w14:textId="6159110D" w:rsidTr="005472BC">
        <w:trPr>
          <w:trHeight w:val="300"/>
          <w:del w:id="380"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37FC5D39" w14:textId="7B8222FF" w:rsidR="004D6E13" w:rsidRPr="005472BC" w:rsidDel="00BB0C19" w:rsidRDefault="004D6E13" w:rsidP="004D6E13">
            <w:pPr>
              <w:spacing w:after="0" w:line="240" w:lineRule="auto"/>
              <w:rPr>
                <w:del w:id="381" w:author="User" w:date="2021-02-02T20:34:00Z"/>
                <w:rFonts w:ascii="Times New Roman" w:eastAsia="Times New Roman" w:hAnsi="Times New Roman" w:cs="Times New Roman"/>
                <w:sz w:val="24"/>
                <w:szCs w:val="24"/>
                <w:lang w:val="en-US"/>
              </w:rPr>
            </w:pPr>
            <w:del w:id="382" w:author="User" w:date="2021-02-02T20:34:00Z">
              <w:r w:rsidRPr="005472BC" w:rsidDel="00BB0C19">
                <w:rPr>
                  <w:rFonts w:ascii="Times New Roman" w:eastAsia="Times New Roman" w:hAnsi="Times New Roman" w:cs="Times New Roman"/>
                  <w:sz w:val="24"/>
                  <w:szCs w:val="24"/>
                  <w:lang w:val="en-US"/>
                </w:rPr>
                <w:delText>Tem</w:delText>
              </w:r>
            </w:del>
          </w:p>
        </w:tc>
        <w:tc>
          <w:tcPr>
            <w:tcW w:w="692" w:type="dxa"/>
            <w:tcBorders>
              <w:top w:val="nil"/>
              <w:left w:val="nil"/>
              <w:bottom w:val="single" w:sz="4" w:space="0" w:color="auto"/>
              <w:right w:val="single" w:sz="4" w:space="0" w:color="auto"/>
            </w:tcBorders>
            <w:shd w:val="clear" w:color="auto" w:fill="auto"/>
            <w:noWrap/>
            <w:vAlign w:val="bottom"/>
            <w:hideMark/>
          </w:tcPr>
          <w:p w14:paraId="679132A4" w14:textId="4A85963C" w:rsidR="004D6E13" w:rsidRPr="005472BC" w:rsidDel="00BB0C19" w:rsidRDefault="004D6E13" w:rsidP="004D6E13">
            <w:pPr>
              <w:spacing w:after="0" w:line="240" w:lineRule="auto"/>
              <w:jc w:val="right"/>
              <w:rPr>
                <w:del w:id="383" w:author="User" w:date="2021-02-02T20:34:00Z"/>
                <w:rFonts w:ascii="Times New Roman" w:eastAsia="Times New Roman" w:hAnsi="Times New Roman" w:cs="Times New Roman"/>
                <w:sz w:val="24"/>
                <w:szCs w:val="24"/>
                <w:lang w:val="en-US"/>
              </w:rPr>
            </w:pPr>
            <w:del w:id="384" w:author="User" w:date="2021-02-02T20:34:00Z">
              <w:r w:rsidRPr="005472BC" w:rsidDel="00BB0C19">
                <w:rPr>
                  <w:rFonts w:ascii="Times New Roman" w:eastAsia="Times New Roman" w:hAnsi="Times New Roman" w:cs="Times New Roman"/>
                  <w:sz w:val="24"/>
                  <w:szCs w:val="24"/>
                  <w:lang w:val="en-US"/>
                </w:rPr>
                <w:delText>22</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48509CBD" w14:textId="01E1508B" w:rsidR="004D6E13" w:rsidRPr="005472BC" w:rsidDel="00BB0C19" w:rsidRDefault="004D6E13" w:rsidP="004D6E13">
            <w:pPr>
              <w:spacing w:after="0" w:line="240" w:lineRule="auto"/>
              <w:jc w:val="right"/>
              <w:rPr>
                <w:del w:id="385" w:author="User" w:date="2021-02-02T20:34:00Z"/>
                <w:rFonts w:ascii="Times New Roman" w:eastAsia="Times New Roman" w:hAnsi="Times New Roman" w:cs="Times New Roman"/>
                <w:sz w:val="24"/>
                <w:szCs w:val="24"/>
                <w:lang w:val="en-US"/>
              </w:rPr>
            </w:pPr>
            <w:del w:id="386" w:author="User" w:date="2021-02-02T20:34:00Z">
              <w:r w:rsidRPr="005472BC" w:rsidDel="00BB0C19">
                <w:rPr>
                  <w:rFonts w:ascii="Times New Roman" w:eastAsia="Times New Roman" w:hAnsi="Times New Roman" w:cs="Times New Roman"/>
                  <w:sz w:val="24"/>
                  <w:szCs w:val="24"/>
                  <w:lang w:val="en-US"/>
                </w:rPr>
                <w:delText>25.9</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5799CC5C" w14:textId="3BDBA8AE" w:rsidR="004D6E13" w:rsidRPr="005472BC" w:rsidDel="00BB0C19" w:rsidRDefault="004D6E13" w:rsidP="004D6E13">
            <w:pPr>
              <w:spacing w:after="0" w:line="240" w:lineRule="auto"/>
              <w:jc w:val="right"/>
              <w:rPr>
                <w:del w:id="387" w:author="User" w:date="2021-02-02T20:34:00Z"/>
                <w:rFonts w:ascii="Times New Roman" w:eastAsia="Times New Roman" w:hAnsi="Times New Roman" w:cs="Times New Roman"/>
                <w:sz w:val="24"/>
                <w:szCs w:val="24"/>
                <w:lang w:val="en-US"/>
              </w:rPr>
            </w:pPr>
            <w:del w:id="388" w:author="User" w:date="2021-02-02T20:34:00Z">
              <w:r w:rsidRPr="005472BC" w:rsidDel="00BB0C19">
                <w:rPr>
                  <w:rFonts w:ascii="Times New Roman" w:eastAsia="Times New Roman" w:hAnsi="Times New Roman" w:cs="Times New Roman"/>
                  <w:sz w:val="24"/>
                  <w:szCs w:val="24"/>
                  <w:lang w:val="en-US"/>
                </w:rPr>
                <w:delText>32</w:delText>
              </w:r>
            </w:del>
          </w:p>
        </w:tc>
        <w:tc>
          <w:tcPr>
            <w:tcW w:w="892" w:type="dxa"/>
            <w:tcBorders>
              <w:top w:val="nil"/>
              <w:left w:val="nil"/>
              <w:bottom w:val="single" w:sz="4" w:space="0" w:color="auto"/>
              <w:right w:val="single" w:sz="4" w:space="0" w:color="auto"/>
            </w:tcBorders>
            <w:shd w:val="clear" w:color="auto" w:fill="auto"/>
            <w:noWrap/>
            <w:vAlign w:val="bottom"/>
            <w:hideMark/>
          </w:tcPr>
          <w:p w14:paraId="4241CD1F" w14:textId="74E3004A" w:rsidR="004D6E13" w:rsidRPr="005472BC" w:rsidDel="00BB0C19" w:rsidRDefault="004D6E13" w:rsidP="004D6E13">
            <w:pPr>
              <w:spacing w:after="0" w:line="240" w:lineRule="auto"/>
              <w:jc w:val="right"/>
              <w:rPr>
                <w:del w:id="389" w:author="User" w:date="2021-02-02T20:34:00Z"/>
                <w:rFonts w:ascii="Times New Roman" w:eastAsia="Times New Roman" w:hAnsi="Times New Roman" w:cs="Times New Roman"/>
                <w:sz w:val="24"/>
                <w:szCs w:val="24"/>
                <w:lang w:val="en-US"/>
              </w:rPr>
            </w:pPr>
            <w:del w:id="390" w:author="User" w:date="2021-02-02T20:34:00Z">
              <w:r w:rsidRPr="005472BC" w:rsidDel="00BB0C19">
                <w:rPr>
                  <w:rFonts w:ascii="Times New Roman" w:eastAsia="Times New Roman" w:hAnsi="Times New Roman" w:cs="Times New Roman"/>
                  <w:sz w:val="24"/>
                  <w:szCs w:val="24"/>
                  <w:lang w:val="en-US"/>
                </w:rPr>
                <w:delText>28.5595</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71670715" w14:textId="438F0900" w:rsidR="004D6E13" w:rsidRPr="005472BC" w:rsidDel="00BB0C19" w:rsidRDefault="004D6E13" w:rsidP="004D6E13">
            <w:pPr>
              <w:spacing w:after="0" w:line="240" w:lineRule="auto"/>
              <w:jc w:val="right"/>
              <w:rPr>
                <w:del w:id="391" w:author="User" w:date="2021-02-02T20:34:00Z"/>
                <w:rFonts w:ascii="Times New Roman" w:eastAsia="Times New Roman" w:hAnsi="Times New Roman" w:cs="Times New Roman"/>
                <w:sz w:val="24"/>
                <w:szCs w:val="24"/>
                <w:lang w:val="en-US"/>
              </w:rPr>
            </w:pPr>
            <w:del w:id="392" w:author="User" w:date="2021-02-02T20:34:00Z">
              <w:r w:rsidRPr="005472BC" w:rsidDel="00BB0C19">
                <w:rPr>
                  <w:rFonts w:ascii="Times New Roman" w:eastAsia="Times New Roman" w:hAnsi="Times New Roman" w:cs="Times New Roman"/>
                  <w:sz w:val="24"/>
                  <w:szCs w:val="24"/>
                  <w:lang w:val="en-US"/>
                </w:rPr>
                <w:delText>1.74806</w:delText>
              </w:r>
            </w:del>
          </w:p>
        </w:tc>
      </w:tr>
      <w:tr w:rsidR="00C625D8" w:rsidRPr="005472BC" w:rsidDel="00BB0C19" w14:paraId="06E9C4A8" w14:textId="2C462E3C" w:rsidTr="005472BC">
        <w:trPr>
          <w:trHeight w:val="300"/>
          <w:del w:id="393"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29414592" w14:textId="30F00793" w:rsidR="004D6E13" w:rsidRPr="005472BC" w:rsidDel="00BB0C19" w:rsidRDefault="004D6E13" w:rsidP="004D6E13">
            <w:pPr>
              <w:spacing w:after="0" w:line="240" w:lineRule="auto"/>
              <w:rPr>
                <w:del w:id="394" w:author="User" w:date="2021-02-02T20:34:00Z"/>
                <w:rFonts w:ascii="Times New Roman" w:eastAsia="Times New Roman" w:hAnsi="Times New Roman" w:cs="Times New Roman"/>
                <w:sz w:val="24"/>
                <w:szCs w:val="24"/>
                <w:lang w:val="en-US"/>
              </w:rPr>
            </w:pPr>
            <w:del w:id="395" w:author="User" w:date="2021-02-02T20:34:00Z">
              <w:r w:rsidRPr="005472BC" w:rsidDel="00BB0C19">
                <w:rPr>
                  <w:rFonts w:ascii="Times New Roman" w:eastAsia="Times New Roman" w:hAnsi="Times New Roman" w:cs="Times New Roman"/>
                  <w:sz w:val="24"/>
                  <w:szCs w:val="24"/>
                  <w:lang w:val="en-US"/>
                </w:rPr>
                <w:delText>Cy5</w:delText>
              </w:r>
            </w:del>
          </w:p>
        </w:tc>
        <w:tc>
          <w:tcPr>
            <w:tcW w:w="692" w:type="dxa"/>
            <w:tcBorders>
              <w:top w:val="nil"/>
              <w:left w:val="nil"/>
              <w:bottom w:val="single" w:sz="4" w:space="0" w:color="auto"/>
              <w:right w:val="single" w:sz="4" w:space="0" w:color="auto"/>
            </w:tcBorders>
            <w:shd w:val="clear" w:color="auto" w:fill="auto"/>
            <w:noWrap/>
            <w:vAlign w:val="bottom"/>
            <w:hideMark/>
          </w:tcPr>
          <w:p w14:paraId="4816CC67" w14:textId="035F62CE" w:rsidR="004D6E13" w:rsidRPr="005472BC" w:rsidDel="00BB0C19" w:rsidRDefault="004D6E13" w:rsidP="004D6E13">
            <w:pPr>
              <w:spacing w:after="0" w:line="240" w:lineRule="auto"/>
              <w:jc w:val="right"/>
              <w:rPr>
                <w:del w:id="396" w:author="User" w:date="2021-02-02T20:34:00Z"/>
                <w:rFonts w:ascii="Times New Roman" w:eastAsia="Times New Roman" w:hAnsi="Times New Roman" w:cs="Times New Roman"/>
                <w:sz w:val="24"/>
                <w:szCs w:val="24"/>
                <w:lang w:val="en-US"/>
              </w:rPr>
            </w:pPr>
            <w:del w:id="397" w:author="User" w:date="2021-02-02T20:34:00Z">
              <w:r w:rsidRPr="005472BC" w:rsidDel="00BB0C19">
                <w:rPr>
                  <w:rFonts w:ascii="Times New Roman" w:eastAsia="Times New Roman" w:hAnsi="Times New Roman" w:cs="Times New Roman"/>
                  <w:sz w:val="24"/>
                  <w:szCs w:val="24"/>
                  <w:lang w:val="en-US"/>
                </w:rPr>
                <w:delText>22</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2DAC6782" w14:textId="7D5E287D" w:rsidR="004D6E13" w:rsidRPr="005472BC" w:rsidDel="00BB0C19" w:rsidRDefault="004D6E13" w:rsidP="004D6E13">
            <w:pPr>
              <w:spacing w:after="0" w:line="240" w:lineRule="auto"/>
              <w:jc w:val="right"/>
              <w:rPr>
                <w:del w:id="398" w:author="User" w:date="2021-02-02T20:34:00Z"/>
                <w:rFonts w:ascii="Times New Roman" w:eastAsia="Times New Roman" w:hAnsi="Times New Roman" w:cs="Times New Roman"/>
                <w:sz w:val="24"/>
                <w:szCs w:val="24"/>
                <w:lang w:val="en-US"/>
              </w:rPr>
            </w:pPr>
            <w:del w:id="399" w:author="User" w:date="2021-02-02T20:34:00Z">
              <w:r w:rsidRPr="005472BC" w:rsidDel="00BB0C19">
                <w:rPr>
                  <w:rFonts w:ascii="Times New Roman" w:eastAsia="Times New Roman" w:hAnsi="Times New Roman" w:cs="Times New Roman"/>
                  <w:sz w:val="24"/>
                  <w:szCs w:val="24"/>
                  <w:lang w:val="en-US"/>
                </w:rPr>
                <w:delText>27.88</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4A0BA2C5" w14:textId="20443155" w:rsidR="004D6E13" w:rsidRPr="005472BC" w:rsidDel="00BB0C19" w:rsidRDefault="004D6E13" w:rsidP="004D6E13">
            <w:pPr>
              <w:spacing w:after="0" w:line="240" w:lineRule="auto"/>
              <w:jc w:val="right"/>
              <w:rPr>
                <w:del w:id="400" w:author="User" w:date="2021-02-02T20:34:00Z"/>
                <w:rFonts w:ascii="Times New Roman" w:eastAsia="Times New Roman" w:hAnsi="Times New Roman" w:cs="Times New Roman"/>
                <w:sz w:val="24"/>
                <w:szCs w:val="24"/>
                <w:lang w:val="en-US"/>
              </w:rPr>
            </w:pPr>
            <w:del w:id="401" w:author="User" w:date="2021-02-02T20:34:00Z">
              <w:r w:rsidRPr="005472BC" w:rsidDel="00BB0C19">
                <w:rPr>
                  <w:rFonts w:ascii="Times New Roman" w:eastAsia="Times New Roman" w:hAnsi="Times New Roman" w:cs="Times New Roman"/>
                  <w:sz w:val="24"/>
                  <w:szCs w:val="24"/>
                  <w:lang w:val="en-US"/>
                </w:rPr>
                <w:delText>39.31</w:delText>
              </w:r>
            </w:del>
          </w:p>
        </w:tc>
        <w:tc>
          <w:tcPr>
            <w:tcW w:w="892" w:type="dxa"/>
            <w:tcBorders>
              <w:top w:val="nil"/>
              <w:left w:val="nil"/>
              <w:bottom w:val="single" w:sz="4" w:space="0" w:color="auto"/>
              <w:right w:val="single" w:sz="4" w:space="0" w:color="auto"/>
            </w:tcBorders>
            <w:shd w:val="clear" w:color="auto" w:fill="auto"/>
            <w:noWrap/>
            <w:vAlign w:val="bottom"/>
            <w:hideMark/>
          </w:tcPr>
          <w:p w14:paraId="3B70306A" w14:textId="73254F56" w:rsidR="004D6E13" w:rsidRPr="005472BC" w:rsidDel="00BB0C19" w:rsidRDefault="004D6E13" w:rsidP="004D6E13">
            <w:pPr>
              <w:spacing w:after="0" w:line="240" w:lineRule="auto"/>
              <w:jc w:val="right"/>
              <w:rPr>
                <w:del w:id="402" w:author="User" w:date="2021-02-02T20:34:00Z"/>
                <w:rFonts w:ascii="Times New Roman" w:eastAsia="Times New Roman" w:hAnsi="Times New Roman" w:cs="Times New Roman"/>
                <w:sz w:val="24"/>
                <w:szCs w:val="24"/>
                <w:lang w:val="en-US"/>
              </w:rPr>
            </w:pPr>
            <w:del w:id="403" w:author="User" w:date="2021-02-02T20:34:00Z">
              <w:r w:rsidRPr="005472BC" w:rsidDel="00BB0C19">
                <w:rPr>
                  <w:rFonts w:ascii="Times New Roman" w:eastAsia="Times New Roman" w:hAnsi="Times New Roman" w:cs="Times New Roman"/>
                  <w:sz w:val="24"/>
                  <w:szCs w:val="24"/>
                  <w:lang w:val="en-US"/>
                </w:rPr>
                <w:delText>36.7532</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59FE2BF9" w14:textId="79617EB0" w:rsidR="004D6E13" w:rsidRPr="005472BC" w:rsidDel="00BB0C19" w:rsidRDefault="004D6E13" w:rsidP="004D6E13">
            <w:pPr>
              <w:spacing w:after="0" w:line="240" w:lineRule="auto"/>
              <w:jc w:val="right"/>
              <w:rPr>
                <w:del w:id="404" w:author="User" w:date="2021-02-02T20:34:00Z"/>
                <w:rFonts w:ascii="Times New Roman" w:eastAsia="Times New Roman" w:hAnsi="Times New Roman" w:cs="Times New Roman"/>
                <w:sz w:val="24"/>
                <w:szCs w:val="24"/>
                <w:lang w:val="en-US"/>
              </w:rPr>
            </w:pPr>
            <w:del w:id="405" w:author="User" w:date="2021-02-02T20:34:00Z">
              <w:r w:rsidRPr="005472BC" w:rsidDel="00BB0C19">
                <w:rPr>
                  <w:rFonts w:ascii="Times New Roman" w:eastAsia="Times New Roman" w:hAnsi="Times New Roman" w:cs="Times New Roman"/>
                  <w:sz w:val="24"/>
                  <w:szCs w:val="24"/>
                  <w:lang w:val="en-US"/>
                </w:rPr>
                <w:delText>2.55289</w:delText>
              </w:r>
            </w:del>
          </w:p>
        </w:tc>
      </w:tr>
      <w:tr w:rsidR="00C625D8" w:rsidRPr="005472BC" w:rsidDel="00BB0C19" w14:paraId="34704369" w14:textId="1D281E36" w:rsidTr="005472BC">
        <w:trPr>
          <w:trHeight w:val="300"/>
          <w:del w:id="406"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512A024C" w14:textId="1B6876DC" w:rsidR="004D6E13" w:rsidRPr="005472BC" w:rsidDel="00BB0C19" w:rsidRDefault="004D6E13" w:rsidP="004D6E13">
            <w:pPr>
              <w:spacing w:after="0" w:line="240" w:lineRule="auto"/>
              <w:rPr>
                <w:del w:id="407" w:author="User" w:date="2021-02-02T20:34:00Z"/>
                <w:rFonts w:ascii="Times New Roman" w:eastAsia="Times New Roman" w:hAnsi="Times New Roman" w:cs="Times New Roman"/>
                <w:sz w:val="24"/>
                <w:szCs w:val="24"/>
                <w:lang w:val="en-US"/>
              </w:rPr>
            </w:pPr>
            <w:del w:id="408" w:author="User" w:date="2021-02-02T20:34:00Z">
              <w:r w:rsidRPr="005472BC" w:rsidDel="00BB0C19">
                <w:rPr>
                  <w:rFonts w:ascii="Times New Roman" w:eastAsia="Times New Roman" w:hAnsi="Times New Roman" w:cs="Times New Roman"/>
                  <w:sz w:val="24"/>
                  <w:szCs w:val="24"/>
                  <w:lang w:val="en-US"/>
                </w:rPr>
                <w:delText>Fam</w:delText>
              </w:r>
            </w:del>
          </w:p>
        </w:tc>
        <w:tc>
          <w:tcPr>
            <w:tcW w:w="692" w:type="dxa"/>
            <w:tcBorders>
              <w:top w:val="nil"/>
              <w:left w:val="nil"/>
              <w:bottom w:val="single" w:sz="4" w:space="0" w:color="auto"/>
              <w:right w:val="single" w:sz="4" w:space="0" w:color="auto"/>
            </w:tcBorders>
            <w:shd w:val="clear" w:color="auto" w:fill="auto"/>
            <w:noWrap/>
            <w:vAlign w:val="bottom"/>
            <w:hideMark/>
          </w:tcPr>
          <w:p w14:paraId="53A71053" w14:textId="11A49F34" w:rsidR="004D6E13" w:rsidRPr="005472BC" w:rsidDel="00BB0C19" w:rsidRDefault="004D6E13" w:rsidP="004D6E13">
            <w:pPr>
              <w:spacing w:after="0" w:line="240" w:lineRule="auto"/>
              <w:jc w:val="right"/>
              <w:rPr>
                <w:del w:id="409" w:author="User" w:date="2021-02-02T20:34:00Z"/>
                <w:rFonts w:ascii="Times New Roman" w:eastAsia="Times New Roman" w:hAnsi="Times New Roman" w:cs="Times New Roman"/>
                <w:sz w:val="24"/>
                <w:szCs w:val="24"/>
                <w:lang w:val="en-US"/>
              </w:rPr>
            </w:pPr>
            <w:del w:id="410" w:author="User" w:date="2021-02-02T20:34:00Z">
              <w:r w:rsidRPr="005472BC" w:rsidDel="00BB0C19">
                <w:rPr>
                  <w:rFonts w:ascii="Times New Roman" w:eastAsia="Times New Roman" w:hAnsi="Times New Roman" w:cs="Times New Roman"/>
                  <w:sz w:val="24"/>
                  <w:szCs w:val="24"/>
                  <w:lang w:val="en-US"/>
                </w:rPr>
                <w:delText>20</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4B2A1D83" w14:textId="737C5A17" w:rsidR="004D6E13" w:rsidRPr="005472BC" w:rsidDel="00BB0C19" w:rsidRDefault="004D6E13" w:rsidP="004D6E13">
            <w:pPr>
              <w:spacing w:after="0" w:line="240" w:lineRule="auto"/>
              <w:jc w:val="right"/>
              <w:rPr>
                <w:del w:id="411" w:author="User" w:date="2021-02-02T20:34:00Z"/>
                <w:rFonts w:ascii="Times New Roman" w:eastAsia="Times New Roman" w:hAnsi="Times New Roman" w:cs="Times New Roman"/>
                <w:sz w:val="24"/>
                <w:szCs w:val="24"/>
                <w:lang w:val="en-US"/>
              </w:rPr>
            </w:pPr>
          </w:p>
        </w:tc>
        <w:tc>
          <w:tcPr>
            <w:tcW w:w="1289" w:type="dxa"/>
            <w:tcBorders>
              <w:top w:val="nil"/>
              <w:left w:val="nil"/>
              <w:bottom w:val="single" w:sz="4" w:space="0" w:color="auto"/>
              <w:right w:val="single" w:sz="4" w:space="0" w:color="auto"/>
            </w:tcBorders>
            <w:shd w:val="clear" w:color="auto" w:fill="auto"/>
            <w:noWrap/>
            <w:vAlign w:val="bottom"/>
            <w:hideMark/>
          </w:tcPr>
          <w:p w14:paraId="29BB10DE" w14:textId="04991A26" w:rsidR="004D6E13" w:rsidRPr="005472BC" w:rsidDel="00BB0C19" w:rsidRDefault="004D6E13" w:rsidP="004D6E13">
            <w:pPr>
              <w:spacing w:after="0" w:line="240" w:lineRule="auto"/>
              <w:jc w:val="right"/>
              <w:rPr>
                <w:del w:id="412" w:author="User" w:date="2021-02-02T20:34:00Z"/>
                <w:rFonts w:ascii="Times New Roman" w:eastAsia="Times New Roman" w:hAnsi="Times New Roman" w:cs="Times New Roman"/>
                <w:sz w:val="24"/>
                <w:szCs w:val="24"/>
                <w:lang w:val="en-US"/>
              </w:rPr>
            </w:pPr>
            <w:del w:id="413" w:author="User" w:date="2021-02-02T20:34:00Z">
              <w:r w:rsidRPr="005472BC" w:rsidDel="00BB0C19">
                <w:rPr>
                  <w:rFonts w:ascii="Times New Roman" w:eastAsia="Times New Roman" w:hAnsi="Times New Roman" w:cs="Times New Roman"/>
                  <w:sz w:val="24"/>
                  <w:szCs w:val="24"/>
                  <w:lang w:val="en-US"/>
                </w:rPr>
                <w:delText>39.37</w:delText>
              </w:r>
            </w:del>
          </w:p>
        </w:tc>
        <w:tc>
          <w:tcPr>
            <w:tcW w:w="892" w:type="dxa"/>
            <w:tcBorders>
              <w:top w:val="nil"/>
              <w:left w:val="nil"/>
              <w:bottom w:val="single" w:sz="4" w:space="0" w:color="auto"/>
              <w:right w:val="single" w:sz="4" w:space="0" w:color="auto"/>
            </w:tcBorders>
            <w:shd w:val="clear" w:color="auto" w:fill="auto"/>
            <w:noWrap/>
            <w:vAlign w:val="bottom"/>
            <w:hideMark/>
          </w:tcPr>
          <w:p w14:paraId="0882EC2B" w14:textId="008CC59A" w:rsidR="004D6E13" w:rsidRPr="005472BC" w:rsidDel="00BB0C19" w:rsidRDefault="004D6E13" w:rsidP="004D6E13">
            <w:pPr>
              <w:spacing w:after="0" w:line="240" w:lineRule="auto"/>
              <w:jc w:val="right"/>
              <w:rPr>
                <w:del w:id="414" w:author="User" w:date="2021-02-02T20:34:00Z"/>
                <w:rFonts w:ascii="Times New Roman" w:eastAsia="Times New Roman" w:hAnsi="Times New Roman" w:cs="Times New Roman"/>
                <w:sz w:val="24"/>
                <w:szCs w:val="24"/>
                <w:lang w:val="en-US"/>
              </w:rPr>
            </w:pPr>
            <w:del w:id="415" w:author="User" w:date="2021-02-02T20:34:00Z">
              <w:r w:rsidRPr="005472BC" w:rsidDel="00BB0C19">
                <w:rPr>
                  <w:rFonts w:ascii="Times New Roman" w:eastAsia="Times New Roman" w:hAnsi="Times New Roman" w:cs="Times New Roman"/>
                  <w:sz w:val="24"/>
                  <w:szCs w:val="24"/>
                  <w:lang w:val="en-US"/>
                </w:rPr>
                <w:delText>34.7915</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21AAE718" w14:textId="3385555A" w:rsidR="004D6E13" w:rsidRPr="005472BC" w:rsidDel="00BB0C19" w:rsidRDefault="004D6E13" w:rsidP="004D6E13">
            <w:pPr>
              <w:spacing w:after="0" w:line="240" w:lineRule="auto"/>
              <w:jc w:val="right"/>
              <w:rPr>
                <w:del w:id="416" w:author="User" w:date="2021-02-02T20:34:00Z"/>
                <w:rFonts w:ascii="Times New Roman" w:eastAsia="Times New Roman" w:hAnsi="Times New Roman" w:cs="Times New Roman"/>
                <w:sz w:val="24"/>
                <w:szCs w:val="24"/>
                <w:lang w:val="en-US"/>
              </w:rPr>
            </w:pPr>
            <w:del w:id="417" w:author="User" w:date="2021-02-02T20:34:00Z">
              <w:r w:rsidRPr="005472BC" w:rsidDel="00BB0C19">
                <w:rPr>
                  <w:rFonts w:ascii="Times New Roman" w:eastAsia="Times New Roman" w:hAnsi="Times New Roman" w:cs="Times New Roman"/>
                  <w:sz w:val="24"/>
                  <w:szCs w:val="24"/>
                  <w:lang w:val="en-US"/>
                </w:rPr>
                <w:delText>8.38412</w:delText>
              </w:r>
            </w:del>
          </w:p>
        </w:tc>
      </w:tr>
      <w:tr w:rsidR="00C625D8" w:rsidRPr="005472BC" w:rsidDel="00BB0C19" w14:paraId="0AB7F0A1" w14:textId="50C51272" w:rsidTr="005472BC">
        <w:trPr>
          <w:trHeight w:val="300"/>
          <w:del w:id="418"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51D6D5C1" w14:textId="271BCBA8" w:rsidR="004D6E13" w:rsidRPr="005472BC" w:rsidDel="00BB0C19" w:rsidRDefault="004D6E13" w:rsidP="004D6E13">
            <w:pPr>
              <w:spacing w:after="0" w:line="240" w:lineRule="auto"/>
              <w:rPr>
                <w:del w:id="419" w:author="User" w:date="2021-02-02T20:34:00Z"/>
                <w:rFonts w:ascii="Times New Roman" w:eastAsia="Times New Roman" w:hAnsi="Times New Roman" w:cs="Times New Roman"/>
                <w:sz w:val="24"/>
                <w:szCs w:val="24"/>
                <w:lang w:val="en-US"/>
              </w:rPr>
            </w:pPr>
            <w:del w:id="420" w:author="User" w:date="2021-02-02T20:34:00Z">
              <w:r w:rsidRPr="005472BC" w:rsidDel="00BB0C19">
                <w:rPr>
                  <w:rFonts w:ascii="Times New Roman" w:eastAsia="Times New Roman" w:hAnsi="Times New Roman" w:cs="Times New Roman"/>
                  <w:sz w:val="24"/>
                  <w:szCs w:val="24"/>
                  <w:lang w:val="en-US"/>
                </w:rPr>
                <w:delText>Rox</w:delText>
              </w:r>
            </w:del>
          </w:p>
        </w:tc>
        <w:tc>
          <w:tcPr>
            <w:tcW w:w="692" w:type="dxa"/>
            <w:tcBorders>
              <w:top w:val="nil"/>
              <w:left w:val="nil"/>
              <w:bottom w:val="single" w:sz="4" w:space="0" w:color="auto"/>
              <w:right w:val="single" w:sz="4" w:space="0" w:color="auto"/>
            </w:tcBorders>
            <w:shd w:val="clear" w:color="auto" w:fill="auto"/>
            <w:noWrap/>
            <w:vAlign w:val="bottom"/>
            <w:hideMark/>
          </w:tcPr>
          <w:p w14:paraId="39D3394F" w14:textId="7060B98B" w:rsidR="004D6E13" w:rsidRPr="005472BC" w:rsidDel="00BB0C19" w:rsidRDefault="004D6E13" w:rsidP="004D6E13">
            <w:pPr>
              <w:spacing w:after="0" w:line="240" w:lineRule="auto"/>
              <w:jc w:val="right"/>
              <w:rPr>
                <w:del w:id="421" w:author="User" w:date="2021-02-02T20:34:00Z"/>
                <w:rFonts w:ascii="Times New Roman" w:eastAsia="Times New Roman" w:hAnsi="Times New Roman" w:cs="Times New Roman"/>
                <w:sz w:val="24"/>
                <w:szCs w:val="24"/>
                <w:lang w:val="en-US"/>
              </w:rPr>
            </w:pPr>
            <w:del w:id="422" w:author="User" w:date="2021-02-02T20:34:00Z">
              <w:r w:rsidRPr="005472BC" w:rsidDel="00BB0C19">
                <w:rPr>
                  <w:rFonts w:ascii="Times New Roman" w:eastAsia="Times New Roman" w:hAnsi="Times New Roman" w:cs="Times New Roman"/>
                  <w:sz w:val="24"/>
                  <w:szCs w:val="24"/>
                  <w:lang w:val="en-US"/>
                </w:rPr>
                <w:delText>18</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774A70A0" w14:textId="49BAF2F5" w:rsidR="004D6E13" w:rsidRPr="005472BC" w:rsidDel="00BB0C19" w:rsidRDefault="004D6E13" w:rsidP="004D6E13">
            <w:pPr>
              <w:spacing w:after="0" w:line="240" w:lineRule="auto"/>
              <w:jc w:val="right"/>
              <w:rPr>
                <w:del w:id="423" w:author="User" w:date="2021-02-02T20:34:00Z"/>
                <w:rFonts w:ascii="Times New Roman" w:eastAsia="Times New Roman" w:hAnsi="Times New Roman" w:cs="Times New Roman"/>
                <w:sz w:val="24"/>
                <w:szCs w:val="24"/>
                <w:lang w:val="en-US"/>
              </w:rPr>
            </w:pPr>
          </w:p>
        </w:tc>
        <w:tc>
          <w:tcPr>
            <w:tcW w:w="1289" w:type="dxa"/>
            <w:tcBorders>
              <w:top w:val="nil"/>
              <w:left w:val="nil"/>
              <w:bottom w:val="single" w:sz="4" w:space="0" w:color="auto"/>
              <w:right w:val="single" w:sz="4" w:space="0" w:color="auto"/>
            </w:tcBorders>
            <w:shd w:val="clear" w:color="auto" w:fill="auto"/>
            <w:noWrap/>
            <w:vAlign w:val="bottom"/>
            <w:hideMark/>
          </w:tcPr>
          <w:p w14:paraId="7DCF9DA9" w14:textId="240780FD" w:rsidR="004D6E13" w:rsidRPr="005472BC" w:rsidDel="00BB0C19" w:rsidRDefault="004D6E13" w:rsidP="004D6E13">
            <w:pPr>
              <w:spacing w:after="0" w:line="240" w:lineRule="auto"/>
              <w:jc w:val="right"/>
              <w:rPr>
                <w:del w:id="424" w:author="User" w:date="2021-02-02T20:34:00Z"/>
                <w:rFonts w:ascii="Times New Roman" w:eastAsia="Times New Roman" w:hAnsi="Times New Roman" w:cs="Times New Roman"/>
                <w:sz w:val="24"/>
                <w:szCs w:val="24"/>
                <w:lang w:val="en-US"/>
              </w:rPr>
            </w:pPr>
            <w:del w:id="425" w:author="User" w:date="2021-02-02T20:34:00Z">
              <w:r w:rsidRPr="005472BC" w:rsidDel="00BB0C19">
                <w:rPr>
                  <w:rFonts w:ascii="Times New Roman" w:eastAsia="Times New Roman" w:hAnsi="Times New Roman" w:cs="Times New Roman"/>
                  <w:sz w:val="24"/>
                  <w:szCs w:val="24"/>
                  <w:lang w:val="en-US"/>
                </w:rPr>
                <w:delText>39.85</w:delText>
              </w:r>
            </w:del>
          </w:p>
        </w:tc>
        <w:tc>
          <w:tcPr>
            <w:tcW w:w="892" w:type="dxa"/>
            <w:tcBorders>
              <w:top w:val="nil"/>
              <w:left w:val="nil"/>
              <w:bottom w:val="single" w:sz="4" w:space="0" w:color="auto"/>
              <w:right w:val="single" w:sz="4" w:space="0" w:color="auto"/>
            </w:tcBorders>
            <w:shd w:val="clear" w:color="auto" w:fill="auto"/>
            <w:noWrap/>
            <w:vAlign w:val="bottom"/>
            <w:hideMark/>
          </w:tcPr>
          <w:p w14:paraId="20E06032" w14:textId="4EEC3789" w:rsidR="004D6E13" w:rsidRPr="005472BC" w:rsidDel="00BB0C19" w:rsidRDefault="004D6E13" w:rsidP="004D6E13">
            <w:pPr>
              <w:spacing w:after="0" w:line="240" w:lineRule="auto"/>
              <w:jc w:val="right"/>
              <w:rPr>
                <w:del w:id="426" w:author="User" w:date="2021-02-02T20:34:00Z"/>
                <w:rFonts w:ascii="Times New Roman" w:eastAsia="Times New Roman" w:hAnsi="Times New Roman" w:cs="Times New Roman"/>
                <w:sz w:val="24"/>
                <w:szCs w:val="24"/>
                <w:lang w:val="en-US"/>
              </w:rPr>
            </w:pPr>
            <w:del w:id="427" w:author="User" w:date="2021-02-02T20:34:00Z">
              <w:r w:rsidRPr="005472BC" w:rsidDel="00BB0C19">
                <w:rPr>
                  <w:rFonts w:ascii="Times New Roman" w:eastAsia="Times New Roman" w:hAnsi="Times New Roman" w:cs="Times New Roman"/>
                  <w:sz w:val="24"/>
                  <w:szCs w:val="24"/>
                  <w:lang w:val="en-US"/>
                </w:rPr>
                <w:delText>26.5656</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5AD7251F" w14:textId="571B6380" w:rsidR="004D6E13" w:rsidRPr="005472BC" w:rsidDel="00BB0C19" w:rsidRDefault="004D6E13" w:rsidP="004D6E13">
            <w:pPr>
              <w:spacing w:after="0" w:line="240" w:lineRule="auto"/>
              <w:jc w:val="right"/>
              <w:rPr>
                <w:del w:id="428" w:author="User" w:date="2021-02-02T20:34:00Z"/>
                <w:rFonts w:ascii="Times New Roman" w:eastAsia="Times New Roman" w:hAnsi="Times New Roman" w:cs="Times New Roman"/>
                <w:sz w:val="24"/>
                <w:szCs w:val="24"/>
                <w:lang w:val="en-US"/>
              </w:rPr>
            </w:pPr>
            <w:del w:id="429" w:author="User" w:date="2021-02-02T20:34:00Z">
              <w:r w:rsidRPr="005472BC" w:rsidDel="00BB0C19">
                <w:rPr>
                  <w:rFonts w:ascii="Times New Roman" w:eastAsia="Times New Roman" w:hAnsi="Times New Roman" w:cs="Times New Roman"/>
                  <w:sz w:val="24"/>
                  <w:szCs w:val="24"/>
                  <w:lang w:val="en-US"/>
                </w:rPr>
                <w:delText>17.12556</w:delText>
              </w:r>
            </w:del>
          </w:p>
        </w:tc>
      </w:tr>
      <w:tr w:rsidR="00C625D8" w:rsidRPr="005472BC" w:rsidDel="00BB0C19" w14:paraId="1F1973C9" w14:textId="240237F0" w:rsidTr="005472BC">
        <w:trPr>
          <w:trHeight w:val="300"/>
          <w:del w:id="430"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4D970636" w14:textId="33617D4D" w:rsidR="004D6E13" w:rsidRPr="005472BC" w:rsidDel="00BB0C19" w:rsidRDefault="004D6E13" w:rsidP="004D6E13">
            <w:pPr>
              <w:spacing w:after="0" w:line="240" w:lineRule="auto"/>
              <w:rPr>
                <w:del w:id="431" w:author="User" w:date="2021-02-02T20:34:00Z"/>
                <w:rFonts w:ascii="Times New Roman" w:eastAsia="Times New Roman" w:hAnsi="Times New Roman" w:cs="Times New Roman"/>
                <w:sz w:val="24"/>
                <w:szCs w:val="24"/>
                <w:lang w:val="en-US"/>
              </w:rPr>
            </w:pPr>
            <w:del w:id="432" w:author="User" w:date="2021-02-02T20:34:00Z">
              <w:r w:rsidRPr="005472BC" w:rsidDel="00BB0C19">
                <w:rPr>
                  <w:rFonts w:ascii="Times New Roman" w:eastAsia="Times New Roman" w:hAnsi="Times New Roman" w:cs="Times New Roman"/>
                  <w:sz w:val="24"/>
                  <w:szCs w:val="24"/>
                  <w:lang w:val="en-US"/>
                </w:rPr>
                <w:delText>Cy5_2</w:delText>
              </w:r>
            </w:del>
          </w:p>
        </w:tc>
        <w:tc>
          <w:tcPr>
            <w:tcW w:w="692" w:type="dxa"/>
            <w:tcBorders>
              <w:top w:val="nil"/>
              <w:left w:val="nil"/>
              <w:bottom w:val="single" w:sz="4" w:space="0" w:color="auto"/>
              <w:right w:val="single" w:sz="4" w:space="0" w:color="auto"/>
            </w:tcBorders>
            <w:shd w:val="clear" w:color="auto" w:fill="auto"/>
            <w:noWrap/>
            <w:vAlign w:val="bottom"/>
            <w:hideMark/>
          </w:tcPr>
          <w:p w14:paraId="35D62886" w14:textId="3E10BD4D" w:rsidR="004D6E13" w:rsidRPr="005472BC" w:rsidDel="00BB0C19" w:rsidRDefault="004D6E13" w:rsidP="004D6E13">
            <w:pPr>
              <w:spacing w:after="0" w:line="240" w:lineRule="auto"/>
              <w:jc w:val="right"/>
              <w:rPr>
                <w:del w:id="433" w:author="User" w:date="2021-02-02T20:34:00Z"/>
                <w:rFonts w:ascii="Times New Roman" w:eastAsia="Times New Roman" w:hAnsi="Times New Roman" w:cs="Times New Roman"/>
                <w:sz w:val="24"/>
                <w:szCs w:val="24"/>
                <w:lang w:val="en-US"/>
              </w:rPr>
            </w:pPr>
            <w:del w:id="434" w:author="User" w:date="2021-02-02T20:34:00Z">
              <w:r w:rsidRPr="005472BC" w:rsidDel="00BB0C19">
                <w:rPr>
                  <w:rFonts w:ascii="Times New Roman" w:eastAsia="Times New Roman" w:hAnsi="Times New Roman" w:cs="Times New Roman"/>
                  <w:sz w:val="24"/>
                  <w:szCs w:val="24"/>
                  <w:lang w:val="en-US"/>
                </w:rPr>
                <w:delText>20</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73DD6D86" w14:textId="233B1402" w:rsidR="004D6E13" w:rsidRPr="005472BC" w:rsidDel="00BB0C19" w:rsidRDefault="004D6E13" w:rsidP="004D6E13">
            <w:pPr>
              <w:spacing w:after="0" w:line="240" w:lineRule="auto"/>
              <w:jc w:val="right"/>
              <w:rPr>
                <w:del w:id="435" w:author="User" w:date="2021-02-02T20:34:00Z"/>
                <w:rFonts w:ascii="Times New Roman" w:eastAsia="Times New Roman" w:hAnsi="Times New Roman" w:cs="Times New Roman"/>
                <w:sz w:val="24"/>
                <w:szCs w:val="24"/>
                <w:lang w:val="en-US"/>
              </w:rPr>
            </w:pPr>
            <w:del w:id="436" w:author="User" w:date="2021-02-02T20:34:00Z">
              <w:r w:rsidRPr="005472BC" w:rsidDel="00BB0C19">
                <w:rPr>
                  <w:rFonts w:ascii="Times New Roman" w:eastAsia="Times New Roman" w:hAnsi="Times New Roman" w:cs="Times New Roman"/>
                  <w:sz w:val="24"/>
                  <w:szCs w:val="24"/>
                  <w:lang w:val="en-US"/>
                </w:rPr>
                <w:delText>31.53</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10BFAD83" w14:textId="2C7B4CD2" w:rsidR="004D6E13" w:rsidRPr="005472BC" w:rsidDel="00BB0C19" w:rsidRDefault="004D6E13" w:rsidP="004D6E13">
            <w:pPr>
              <w:spacing w:after="0" w:line="240" w:lineRule="auto"/>
              <w:jc w:val="right"/>
              <w:rPr>
                <w:del w:id="437" w:author="User" w:date="2021-02-02T20:34:00Z"/>
                <w:rFonts w:ascii="Times New Roman" w:eastAsia="Times New Roman" w:hAnsi="Times New Roman" w:cs="Times New Roman"/>
                <w:sz w:val="24"/>
                <w:szCs w:val="24"/>
                <w:lang w:val="en-US"/>
              </w:rPr>
            </w:pPr>
            <w:del w:id="438" w:author="User" w:date="2021-02-02T20:34:00Z">
              <w:r w:rsidRPr="005472BC" w:rsidDel="00BB0C19">
                <w:rPr>
                  <w:rFonts w:ascii="Times New Roman" w:eastAsia="Times New Roman" w:hAnsi="Times New Roman" w:cs="Times New Roman"/>
                  <w:sz w:val="24"/>
                  <w:szCs w:val="24"/>
                  <w:lang w:val="en-US"/>
                </w:rPr>
                <w:delText>38.54</w:delText>
              </w:r>
            </w:del>
          </w:p>
        </w:tc>
        <w:tc>
          <w:tcPr>
            <w:tcW w:w="892" w:type="dxa"/>
            <w:tcBorders>
              <w:top w:val="nil"/>
              <w:left w:val="nil"/>
              <w:bottom w:val="single" w:sz="4" w:space="0" w:color="auto"/>
              <w:right w:val="single" w:sz="4" w:space="0" w:color="auto"/>
            </w:tcBorders>
            <w:shd w:val="clear" w:color="auto" w:fill="auto"/>
            <w:noWrap/>
            <w:vAlign w:val="bottom"/>
            <w:hideMark/>
          </w:tcPr>
          <w:p w14:paraId="24702992" w14:textId="113EE1B1" w:rsidR="004D6E13" w:rsidRPr="005472BC" w:rsidDel="00BB0C19" w:rsidRDefault="004D6E13" w:rsidP="004D6E13">
            <w:pPr>
              <w:spacing w:after="0" w:line="240" w:lineRule="auto"/>
              <w:jc w:val="right"/>
              <w:rPr>
                <w:del w:id="439" w:author="User" w:date="2021-02-02T20:34:00Z"/>
                <w:rFonts w:ascii="Times New Roman" w:eastAsia="Times New Roman" w:hAnsi="Times New Roman" w:cs="Times New Roman"/>
                <w:sz w:val="24"/>
                <w:szCs w:val="24"/>
                <w:lang w:val="en-US"/>
              </w:rPr>
            </w:pPr>
            <w:del w:id="440" w:author="User" w:date="2021-02-02T20:34:00Z">
              <w:r w:rsidRPr="005472BC" w:rsidDel="00BB0C19">
                <w:rPr>
                  <w:rFonts w:ascii="Times New Roman" w:eastAsia="Times New Roman" w:hAnsi="Times New Roman" w:cs="Times New Roman"/>
                  <w:sz w:val="24"/>
                  <w:szCs w:val="24"/>
                  <w:lang w:val="en-US"/>
                </w:rPr>
                <w:delText>36.5345</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7DF79B9B" w14:textId="34650F21" w:rsidR="004D6E13" w:rsidRPr="005472BC" w:rsidDel="00BB0C19" w:rsidRDefault="004D6E13" w:rsidP="004D6E13">
            <w:pPr>
              <w:spacing w:after="0" w:line="240" w:lineRule="auto"/>
              <w:jc w:val="right"/>
              <w:rPr>
                <w:del w:id="441" w:author="User" w:date="2021-02-02T20:34:00Z"/>
                <w:rFonts w:ascii="Times New Roman" w:eastAsia="Times New Roman" w:hAnsi="Times New Roman" w:cs="Times New Roman"/>
                <w:sz w:val="24"/>
                <w:szCs w:val="24"/>
                <w:lang w:val="en-US"/>
              </w:rPr>
            </w:pPr>
            <w:del w:id="442" w:author="User" w:date="2021-02-02T20:34:00Z">
              <w:r w:rsidRPr="005472BC" w:rsidDel="00BB0C19">
                <w:rPr>
                  <w:rFonts w:ascii="Times New Roman" w:eastAsia="Times New Roman" w:hAnsi="Times New Roman" w:cs="Times New Roman"/>
                  <w:sz w:val="24"/>
                  <w:szCs w:val="24"/>
                  <w:lang w:val="en-US"/>
                </w:rPr>
                <w:delText>1.59857</w:delText>
              </w:r>
            </w:del>
          </w:p>
        </w:tc>
      </w:tr>
      <w:tr w:rsidR="00C625D8" w:rsidRPr="005472BC" w:rsidDel="00BB0C19" w14:paraId="784ABE9A" w14:textId="63E09BDE" w:rsidTr="005472BC">
        <w:trPr>
          <w:trHeight w:val="300"/>
          <w:del w:id="443"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2E7B9DD8" w14:textId="0428A897" w:rsidR="004D6E13" w:rsidRPr="005472BC" w:rsidDel="00BB0C19" w:rsidRDefault="004D6E13" w:rsidP="004D6E13">
            <w:pPr>
              <w:spacing w:after="0" w:line="240" w:lineRule="auto"/>
              <w:rPr>
                <w:del w:id="444" w:author="User" w:date="2021-02-02T20:34:00Z"/>
                <w:rFonts w:ascii="Times New Roman" w:eastAsia="Times New Roman" w:hAnsi="Times New Roman" w:cs="Times New Roman"/>
                <w:sz w:val="24"/>
                <w:szCs w:val="24"/>
                <w:lang w:val="en-US"/>
              </w:rPr>
            </w:pPr>
            <w:del w:id="445" w:author="User" w:date="2021-02-02T20:34:00Z">
              <w:r w:rsidRPr="005472BC" w:rsidDel="00BB0C19">
                <w:rPr>
                  <w:rFonts w:ascii="Times New Roman" w:eastAsia="Times New Roman" w:hAnsi="Times New Roman" w:cs="Times New Roman"/>
                  <w:sz w:val="24"/>
                  <w:szCs w:val="24"/>
                  <w:lang w:val="en-US"/>
                </w:rPr>
                <w:delText>Fam_2</w:delText>
              </w:r>
            </w:del>
          </w:p>
        </w:tc>
        <w:tc>
          <w:tcPr>
            <w:tcW w:w="692" w:type="dxa"/>
            <w:tcBorders>
              <w:top w:val="nil"/>
              <w:left w:val="nil"/>
              <w:bottom w:val="single" w:sz="4" w:space="0" w:color="auto"/>
              <w:right w:val="single" w:sz="4" w:space="0" w:color="auto"/>
            </w:tcBorders>
            <w:shd w:val="clear" w:color="auto" w:fill="auto"/>
            <w:noWrap/>
            <w:vAlign w:val="bottom"/>
            <w:hideMark/>
          </w:tcPr>
          <w:p w14:paraId="5763274E" w14:textId="26D85763" w:rsidR="004D6E13" w:rsidRPr="005472BC" w:rsidDel="00BB0C19" w:rsidRDefault="004D6E13" w:rsidP="004D6E13">
            <w:pPr>
              <w:spacing w:after="0" w:line="240" w:lineRule="auto"/>
              <w:jc w:val="right"/>
              <w:rPr>
                <w:del w:id="446" w:author="User" w:date="2021-02-02T20:34:00Z"/>
                <w:rFonts w:ascii="Times New Roman" w:eastAsia="Times New Roman" w:hAnsi="Times New Roman" w:cs="Times New Roman"/>
                <w:sz w:val="24"/>
                <w:szCs w:val="24"/>
                <w:lang w:val="en-US"/>
              </w:rPr>
            </w:pPr>
            <w:del w:id="447" w:author="User" w:date="2021-02-02T20:34:00Z">
              <w:r w:rsidRPr="005472BC" w:rsidDel="00BB0C19">
                <w:rPr>
                  <w:rFonts w:ascii="Times New Roman" w:eastAsia="Times New Roman" w:hAnsi="Times New Roman" w:cs="Times New Roman"/>
                  <w:sz w:val="24"/>
                  <w:szCs w:val="24"/>
                  <w:lang w:val="en-US"/>
                </w:rPr>
                <w:delText>18</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11E7D240" w14:textId="549D4316" w:rsidR="004D6E13" w:rsidRPr="005472BC" w:rsidDel="00BB0C19" w:rsidRDefault="004D6E13" w:rsidP="004D6E13">
            <w:pPr>
              <w:spacing w:after="0" w:line="240" w:lineRule="auto"/>
              <w:jc w:val="right"/>
              <w:rPr>
                <w:del w:id="448" w:author="User" w:date="2021-02-02T20:34:00Z"/>
                <w:rFonts w:ascii="Times New Roman" w:eastAsia="Times New Roman" w:hAnsi="Times New Roman" w:cs="Times New Roman"/>
                <w:sz w:val="24"/>
                <w:szCs w:val="24"/>
                <w:lang w:val="en-US"/>
              </w:rPr>
            </w:pPr>
            <w:del w:id="449" w:author="User" w:date="2021-02-02T20:34:00Z">
              <w:r w:rsidRPr="005472BC" w:rsidDel="00BB0C19">
                <w:rPr>
                  <w:rFonts w:ascii="Times New Roman" w:eastAsia="Times New Roman" w:hAnsi="Times New Roman" w:cs="Times New Roman"/>
                  <w:sz w:val="24"/>
                  <w:szCs w:val="24"/>
                  <w:lang w:val="en-US"/>
                </w:rPr>
                <w:delText>32.11</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05799ED8" w14:textId="30237FD4" w:rsidR="004D6E13" w:rsidRPr="005472BC" w:rsidDel="00BB0C19" w:rsidRDefault="004D6E13" w:rsidP="004D6E13">
            <w:pPr>
              <w:spacing w:after="0" w:line="240" w:lineRule="auto"/>
              <w:jc w:val="right"/>
              <w:rPr>
                <w:del w:id="450" w:author="User" w:date="2021-02-02T20:34:00Z"/>
                <w:rFonts w:ascii="Times New Roman" w:eastAsia="Times New Roman" w:hAnsi="Times New Roman" w:cs="Times New Roman"/>
                <w:sz w:val="24"/>
                <w:szCs w:val="24"/>
                <w:lang w:val="en-US"/>
              </w:rPr>
            </w:pPr>
            <w:del w:id="451" w:author="User" w:date="2021-02-02T20:34:00Z">
              <w:r w:rsidRPr="005472BC" w:rsidDel="00BB0C19">
                <w:rPr>
                  <w:rFonts w:ascii="Times New Roman" w:eastAsia="Times New Roman" w:hAnsi="Times New Roman" w:cs="Times New Roman"/>
                  <w:sz w:val="24"/>
                  <w:szCs w:val="24"/>
                  <w:lang w:val="en-US"/>
                </w:rPr>
                <w:delText>39.12</w:delText>
              </w:r>
            </w:del>
          </w:p>
        </w:tc>
        <w:tc>
          <w:tcPr>
            <w:tcW w:w="892" w:type="dxa"/>
            <w:tcBorders>
              <w:top w:val="nil"/>
              <w:left w:val="nil"/>
              <w:bottom w:val="single" w:sz="4" w:space="0" w:color="auto"/>
              <w:right w:val="single" w:sz="4" w:space="0" w:color="auto"/>
            </w:tcBorders>
            <w:shd w:val="clear" w:color="auto" w:fill="auto"/>
            <w:noWrap/>
            <w:vAlign w:val="bottom"/>
            <w:hideMark/>
          </w:tcPr>
          <w:p w14:paraId="25CF83C9" w14:textId="5CEBC3E0" w:rsidR="004D6E13" w:rsidRPr="005472BC" w:rsidDel="00BB0C19" w:rsidRDefault="004D6E13" w:rsidP="004D6E13">
            <w:pPr>
              <w:spacing w:after="0" w:line="240" w:lineRule="auto"/>
              <w:jc w:val="right"/>
              <w:rPr>
                <w:del w:id="452" w:author="User" w:date="2021-02-02T20:34:00Z"/>
                <w:rFonts w:ascii="Times New Roman" w:eastAsia="Times New Roman" w:hAnsi="Times New Roman" w:cs="Times New Roman"/>
                <w:sz w:val="24"/>
                <w:szCs w:val="24"/>
                <w:lang w:val="en-US"/>
              </w:rPr>
            </w:pPr>
            <w:del w:id="453" w:author="User" w:date="2021-02-02T20:34:00Z">
              <w:r w:rsidRPr="005472BC" w:rsidDel="00BB0C19">
                <w:rPr>
                  <w:rFonts w:ascii="Times New Roman" w:eastAsia="Times New Roman" w:hAnsi="Times New Roman" w:cs="Times New Roman"/>
                  <w:sz w:val="24"/>
                  <w:szCs w:val="24"/>
                  <w:lang w:val="en-US"/>
                </w:rPr>
                <w:delText>36.0883</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24FF7C28" w14:textId="5BC65CBD" w:rsidR="004D6E13" w:rsidRPr="005472BC" w:rsidDel="00BB0C19" w:rsidRDefault="004D6E13" w:rsidP="004D6E13">
            <w:pPr>
              <w:spacing w:after="0" w:line="240" w:lineRule="auto"/>
              <w:jc w:val="right"/>
              <w:rPr>
                <w:del w:id="454" w:author="User" w:date="2021-02-02T20:34:00Z"/>
                <w:rFonts w:ascii="Times New Roman" w:eastAsia="Times New Roman" w:hAnsi="Times New Roman" w:cs="Times New Roman"/>
                <w:sz w:val="24"/>
                <w:szCs w:val="24"/>
                <w:lang w:val="en-US"/>
              </w:rPr>
            </w:pPr>
            <w:del w:id="455" w:author="User" w:date="2021-02-02T20:34:00Z">
              <w:r w:rsidRPr="005472BC" w:rsidDel="00BB0C19">
                <w:rPr>
                  <w:rFonts w:ascii="Times New Roman" w:eastAsia="Times New Roman" w:hAnsi="Times New Roman" w:cs="Times New Roman"/>
                  <w:sz w:val="24"/>
                  <w:szCs w:val="24"/>
                  <w:lang w:val="en-US"/>
                </w:rPr>
                <w:delText>1.87373</w:delText>
              </w:r>
            </w:del>
          </w:p>
        </w:tc>
      </w:tr>
      <w:tr w:rsidR="00C625D8" w:rsidRPr="005472BC" w:rsidDel="00BB0C19" w14:paraId="04FE4EC6" w14:textId="0F3D8A20" w:rsidTr="005472BC">
        <w:trPr>
          <w:trHeight w:val="300"/>
          <w:del w:id="456"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667F235D" w14:textId="3AC8925A" w:rsidR="004D6E13" w:rsidRPr="005472BC" w:rsidDel="00BB0C19" w:rsidRDefault="004D6E13" w:rsidP="004D6E13">
            <w:pPr>
              <w:spacing w:after="0" w:line="240" w:lineRule="auto"/>
              <w:rPr>
                <w:del w:id="457" w:author="User" w:date="2021-02-02T20:34:00Z"/>
                <w:rFonts w:ascii="Times New Roman" w:eastAsia="Times New Roman" w:hAnsi="Times New Roman" w:cs="Times New Roman"/>
                <w:sz w:val="24"/>
                <w:szCs w:val="24"/>
                <w:lang w:val="en-US"/>
              </w:rPr>
            </w:pPr>
            <w:del w:id="458" w:author="User" w:date="2021-02-02T20:34:00Z">
              <w:r w:rsidRPr="005472BC" w:rsidDel="00BB0C19">
                <w:rPr>
                  <w:rFonts w:ascii="Times New Roman" w:eastAsia="Times New Roman" w:hAnsi="Times New Roman" w:cs="Times New Roman"/>
                  <w:sz w:val="24"/>
                  <w:szCs w:val="24"/>
                  <w:lang w:val="en-US"/>
                </w:rPr>
                <w:delText>Rox_2</w:delText>
              </w:r>
            </w:del>
          </w:p>
        </w:tc>
        <w:tc>
          <w:tcPr>
            <w:tcW w:w="692" w:type="dxa"/>
            <w:tcBorders>
              <w:top w:val="nil"/>
              <w:left w:val="nil"/>
              <w:bottom w:val="single" w:sz="4" w:space="0" w:color="auto"/>
              <w:right w:val="single" w:sz="4" w:space="0" w:color="auto"/>
            </w:tcBorders>
            <w:shd w:val="clear" w:color="auto" w:fill="auto"/>
            <w:noWrap/>
            <w:vAlign w:val="bottom"/>
            <w:hideMark/>
          </w:tcPr>
          <w:p w14:paraId="367C85B8" w14:textId="3BA36674" w:rsidR="004D6E13" w:rsidRPr="005472BC" w:rsidDel="00BB0C19" w:rsidRDefault="004D6E13" w:rsidP="004D6E13">
            <w:pPr>
              <w:spacing w:after="0" w:line="240" w:lineRule="auto"/>
              <w:jc w:val="right"/>
              <w:rPr>
                <w:del w:id="459" w:author="User" w:date="2021-02-02T20:34:00Z"/>
                <w:rFonts w:ascii="Times New Roman" w:eastAsia="Times New Roman" w:hAnsi="Times New Roman" w:cs="Times New Roman"/>
                <w:sz w:val="24"/>
                <w:szCs w:val="24"/>
                <w:lang w:val="en-US"/>
              </w:rPr>
            </w:pPr>
            <w:del w:id="460" w:author="User" w:date="2021-02-02T20:34:00Z">
              <w:r w:rsidRPr="005472BC" w:rsidDel="00BB0C19">
                <w:rPr>
                  <w:rFonts w:ascii="Times New Roman" w:eastAsia="Times New Roman" w:hAnsi="Times New Roman" w:cs="Times New Roman"/>
                  <w:sz w:val="24"/>
                  <w:szCs w:val="24"/>
                  <w:lang w:val="en-US"/>
                </w:rPr>
                <w:delText>12</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6222C300" w14:textId="069E4F3A" w:rsidR="004D6E13" w:rsidRPr="005472BC" w:rsidDel="00BB0C19" w:rsidRDefault="004D6E13" w:rsidP="004D6E13">
            <w:pPr>
              <w:spacing w:after="0" w:line="240" w:lineRule="auto"/>
              <w:jc w:val="right"/>
              <w:rPr>
                <w:del w:id="461" w:author="User" w:date="2021-02-02T20:34:00Z"/>
                <w:rFonts w:ascii="Times New Roman" w:eastAsia="Times New Roman" w:hAnsi="Times New Roman" w:cs="Times New Roman"/>
                <w:sz w:val="24"/>
                <w:szCs w:val="24"/>
                <w:lang w:val="en-US"/>
              </w:rPr>
            </w:pPr>
            <w:del w:id="462" w:author="User" w:date="2021-02-02T20:34:00Z">
              <w:r w:rsidRPr="005472BC" w:rsidDel="00BB0C19">
                <w:rPr>
                  <w:rFonts w:ascii="Times New Roman" w:eastAsia="Times New Roman" w:hAnsi="Times New Roman" w:cs="Times New Roman"/>
                  <w:sz w:val="24"/>
                  <w:szCs w:val="24"/>
                  <w:lang w:val="en-US"/>
                </w:rPr>
                <w:delText>31.12</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6A9FCB10" w14:textId="02522ACF" w:rsidR="004D6E13" w:rsidRPr="005472BC" w:rsidDel="00BB0C19" w:rsidRDefault="004D6E13" w:rsidP="004D6E13">
            <w:pPr>
              <w:spacing w:after="0" w:line="240" w:lineRule="auto"/>
              <w:jc w:val="right"/>
              <w:rPr>
                <w:del w:id="463" w:author="User" w:date="2021-02-02T20:34:00Z"/>
                <w:rFonts w:ascii="Times New Roman" w:eastAsia="Times New Roman" w:hAnsi="Times New Roman" w:cs="Times New Roman"/>
                <w:sz w:val="24"/>
                <w:szCs w:val="24"/>
                <w:lang w:val="en-US"/>
              </w:rPr>
            </w:pPr>
            <w:del w:id="464" w:author="User" w:date="2021-02-02T20:34:00Z">
              <w:r w:rsidRPr="005472BC" w:rsidDel="00BB0C19">
                <w:rPr>
                  <w:rFonts w:ascii="Times New Roman" w:eastAsia="Times New Roman" w:hAnsi="Times New Roman" w:cs="Times New Roman"/>
                  <w:sz w:val="24"/>
                  <w:szCs w:val="24"/>
                  <w:lang w:val="en-US"/>
                </w:rPr>
                <w:delText>39.65</w:delText>
              </w:r>
            </w:del>
          </w:p>
        </w:tc>
        <w:tc>
          <w:tcPr>
            <w:tcW w:w="892" w:type="dxa"/>
            <w:tcBorders>
              <w:top w:val="nil"/>
              <w:left w:val="nil"/>
              <w:bottom w:val="single" w:sz="4" w:space="0" w:color="auto"/>
              <w:right w:val="single" w:sz="4" w:space="0" w:color="auto"/>
            </w:tcBorders>
            <w:shd w:val="clear" w:color="auto" w:fill="auto"/>
            <w:noWrap/>
            <w:vAlign w:val="bottom"/>
            <w:hideMark/>
          </w:tcPr>
          <w:p w14:paraId="0F3E0C84" w14:textId="45CFB3B3" w:rsidR="004D6E13" w:rsidRPr="005472BC" w:rsidDel="00BB0C19" w:rsidRDefault="004D6E13" w:rsidP="004D6E13">
            <w:pPr>
              <w:spacing w:after="0" w:line="240" w:lineRule="auto"/>
              <w:jc w:val="right"/>
              <w:rPr>
                <w:del w:id="465" w:author="User" w:date="2021-02-02T20:34:00Z"/>
                <w:rFonts w:ascii="Times New Roman" w:eastAsia="Times New Roman" w:hAnsi="Times New Roman" w:cs="Times New Roman"/>
                <w:sz w:val="24"/>
                <w:szCs w:val="24"/>
                <w:lang w:val="en-US"/>
              </w:rPr>
            </w:pPr>
            <w:del w:id="466" w:author="User" w:date="2021-02-02T20:34:00Z">
              <w:r w:rsidRPr="005472BC" w:rsidDel="00BB0C19">
                <w:rPr>
                  <w:rFonts w:ascii="Times New Roman" w:eastAsia="Times New Roman" w:hAnsi="Times New Roman" w:cs="Times New Roman"/>
                  <w:sz w:val="24"/>
                  <w:szCs w:val="24"/>
                  <w:lang w:val="en-US"/>
                </w:rPr>
                <w:delText>35.7742</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5A72E66A" w14:textId="4C2DAC73" w:rsidR="004D6E13" w:rsidRPr="005472BC" w:rsidDel="00BB0C19" w:rsidRDefault="004D6E13" w:rsidP="004D6E13">
            <w:pPr>
              <w:spacing w:after="0" w:line="240" w:lineRule="auto"/>
              <w:jc w:val="right"/>
              <w:rPr>
                <w:del w:id="467" w:author="User" w:date="2021-02-02T20:34:00Z"/>
                <w:rFonts w:ascii="Times New Roman" w:eastAsia="Times New Roman" w:hAnsi="Times New Roman" w:cs="Times New Roman"/>
                <w:sz w:val="24"/>
                <w:szCs w:val="24"/>
                <w:lang w:val="en-US"/>
              </w:rPr>
            </w:pPr>
            <w:del w:id="468" w:author="User" w:date="2021-02-02T20:34:00Z">
              <w:r w:rsidRPr="005472BC" w:rsidDel="00BB0C19">
                <w:rPr>
                  <w:rFonts w:ascii="Times New Roman" w:eastAsia="Times New Roman" w:hAnsi="Times New Roman" w:cs="Times New Roman"/>
                  <w:sz w:val="24"/>
                  <w:szCs w:val="24"/>
                  <w:lang w:val="en-US"/>
                </w:rPr>
                <w:delText>2.81907</w:delText>
              </w:r>
            </w:del>
          </w:p>
        </w:tc>
      </w:tr>
      <w:tr w:rsidR="00C625D8" w:rsidRPr="005472BC" w:rsidDel="00BB0C19" w14:paraId="75DA982B" w14:textId="64CD5521" w:rsidTr="005472BC">
        <w:trPr>
          <w:trHeight w:val="300"/>
          <w:del w:id="469" w:author="User" w:date="2021-02-02T20:34:00Z"/>
        </w:trPr>
        <w:tc>
          <w:tcPr>
            <w:tcW w:w="3997" w:type="dxa"/>
            <w:tcBorders>
              <w:top w:val="nil"/>
              <w:left w:val="single" w:sz="8" w:space="0" w:color="auto"/>
              <w:bottom w:val="single" w:sz="4" w:space="0" w:color="auto"/>
              <w:right w:val="single" w:sz="4" w:space="0" w:color="auto"/>
            </w:tcBorders>
            <w:shd w:val="clear" w:color="auto" w:fill="auto"/>
            <w:noWrap/>
            <w:vAlign w:val="bottom"/>
            <w:hideMark/>
          </w:tcPr>
          <w:p w14:paraId="2B20A260" w14:textId="46E8B901" w:rsidR="004D6E13" w:rsidRPr="005472BC" w:rsidDel="00BB0C19" w:rsidRDefault="004D6E13" w:rsidP="004D6E13">
            <w:pPr>
              <w:spacing w:after="0" w:line="240" w:lineRule="auto"/>
              <w:rPr>
                <w:del w:id="470" w:author="User" w:date="2021-02-02T20:34:00Z"/>
                <w:rFonts w:ascii="Times New Roman" w:eastAsia="Times New Roman" w:hAnsi="Times New Roman" w:cs="Times New Roman"/>
                <w:sz w:val="24"/>
                <w:szCs w:val="24"/>
                <w:lang w:val="en-US"/>
              </w:rPr>
            </w:pPr>
            <w:del w:id="471" w:author="User" w:date="2021-02-02T20:34:00Z">
              <w:r w:rsidRPr="005472BC" w:rsidDel="00BB0C19">
                <w:rPr>
                  <w:rFonts w:ascii="Times New Roman" w:eastAsia="Times New Roman" w:hAnsi="Times New Roman" w:cs="Times New Roman"/>
                  <w:sz w:val="24"/>
                  <w:szCs w:val="24"/>
                  <w:lang w:val="en-US"/>
                </w:rPr>
                <w:delText>pH_2</w:delText>
              </w:r>
            </w:del>
          </w:p>
        </w:tc>
        <w:tc>
          <w:tcPr>
            <w:tcW w:w="692" w:type="dxa"/>
            <w:tcBorders>
              <w:top w:val="nil"/>
              <w:left w:val="nil"/>
              <w:bottom w:val="single" w:sz="4" w:space="0" w:color="auto"/>
              <w:right w:val="single" w:sz="4" w:space="0" w:color="auto"/>
            </w:tcBorders>
            <w:shd w:val="clear" w:color="auto" w:fill="auto"/>
            <w:noWrap/>
            <w:vAlign w:val="bottom"/>
            <w:hideMark/>
          </w:tcPr>
          <w:p w14:paraId="1E02094E" w14:textId="690E2ADC" w:rsidR="004D6E13" w:rsidRPr="005472BC" w:rsidDel="00BB0C19" w:rsidRDefault="004D6E13" w:rsidP="004D6E13">
            <w:pPr>
              <w:spacing w:after="0" w:line="240" w:lineRule="auto"/>
              <w:jc w:val="right"/>
              <w:rPr>
                <w:del w:id="472" w:author="User" w:date="2021-02-02T20:34:00Z"/>
                <w:rFonts w:ascii="Times New Roman" w:eastAsia="Times New Roman" w:hAnsi="Times New Roman" w:cs="Times New Roman"/>
                <w:sz w:val="24"/>
                <w:szCs w:val="24"/>
                <w:lang w:val="en-US"/>
              </w:rPr>
            </w:pPr>
            <w:del w:id="473" w:author="User" w:date="2021-02-02T20:34:00Z">
              <w:r w:rsidRPr="005472BC" w:rsidDel="00BB0C19">
                <w:rPr>
                  <w:rFonts w:ascii="Times New Roman" w:eastAsia="Times New Roman" w:hAnsi="Times New Roman" w:cs="Times New Roman"/>
                  <w:sz w:val="24"/>
                  <w:szCs w:val="24"/>
                  <w:lang w:val="en-US"/>
                </w:rPr>
                <w:delText>30</w:delText>
              </w:r>
            </w:del>
          </w:p>
        </w:tc>
        <w:tc>
          <w:tcPr>
            <w:tcW w:w="1230" w:type="dxa"/>
            <w:tcBorders>
              <w:top w:val="nil"/>
              <w:left w:val="nil"/>
              <w:bottom w:val="single" w:sz="4" w:space="0" w:color="auto"/>
              <w:right w:val="single" w:sz="4" w:space="0" w:color="auto"/>
            </w:tcBorders>
            <w:shd w:val="clear" w:color="auto" w:fill="auto"/>
            <w:noWrap/>
            <w:vAlign w:val="bottom"/>
            <w:hideMark/>
          </w:tcPr>
          <w:p w14:paraId="4F2BB34D" w14:textId="5F8F2F68" w:rsidR="004D6E13" w:rsidRPr="005472BC" w:rsidDel="00BB0C19" w:rsidRDefault="004D6E13" w:rsidP="004D6E13">
            <w:pPr>
              <w:spacing w:after="0" w:line="240" w:lineRule="auto"/>
              <w:jc w:val="right"/>
              <w:rPr>
                <w:del w:id="474" w:author="User" w:date="2021-02-02T20:34:00Z"/>
                <w:rFonts w:ascii="Times New Roman" w:eastAsia="Times New Roman" w:hAnsi="Times New Roman" w:cs="Times New Roman"/>
                <w:sz w:val="24"/>
                <w:szCs w:val="24"/>
                <w:lang w:val="en-US"/>
              </w:rPr>
            </w:pPr>
            <w:del w:id="475" w:author="User" w:date="2021-02-02T20:34:00Z">
              <w:r w:rsidRPr="005472BC" w:rsidDel="00BB0C19">
                <w:rPr>
                  <w:rFonts w:ascii="Times New Roman" w:eastAsia="Times New Roman" w:hAnsi="Times New Roman" w:cs="Times New Roman"/>
                  <w:sz w:val="24"/>
                  <w:szCs w:val="24"/>
                  <w:lang w:val="en-US"/>
                </w:rPr>
                <w:delText>6.4</w:delText>
              </w:r>
            </w:del>
          </w:p>
        </w:tc>
        <w:tc>
          <w:tcPr>
            <w:tcW w:w="1289" w:type="dxa"/>
            <w:tcBorders>
              <w:top w:val="nil"/>
              <w:left w:val="nil"/>
              <w:bottom w:val="single" w:sz="4" w:space="0" w:color="auto"/>
              <w:right w:val="single" w:sz="4" w:space="0" w:color="auto"/>
            </w:tcBorders>
            <w:shd w:val="clear" w:color="auto" w:fill="auto"/>
            <w:noWrap/>
            <w:vAlign w:val="bottom"/>
            <w:hideMark/>
          </w:tcPr>
          <w:p w14:paraId="5A8A7321" w14:textId="131AA1CB" w:rsidR="004D6E13" w:rsidRPr="005472BC" w:rsidDel="00BB0C19" w:rsidRDefault="004D6E13" w:rsidP="004D6E13">
            <w:pPr>
              <w:spacing w:after="0" w:line="240" w:lineRule="auto"/>
              <w:jc w:val="right"/>
              <w:rPr>
                <w:del w:id="476" w:author="User" w:date="2021-02-02T20:34:00Z"/>
                <w:rFonts w:ascii="Times New Roman" w:eastAsia="Times New Roman" w:hAnsi="Times New Roman" w:cs="Times New Roman"/>
                <w:sz w:val="24"/>
                <w:szCs w:val="24"/>
                <w:lang w:val="en-US"/>
              </w:rPr>
            </w:pPr>
            <w:del w:id="477" w:author="User" w:date="2021-02-02T20:34:00Z">
              <w:r w:rsidRPr="005472BC" w:rsidDel="00BB0C19">
                <w:rPr>
                  <w:rFonts w:ascii="Times New Roman" w:eastAsia="Times New Roman" w:hAnsi="Times New Roman" w:cs="Times New Roman"/>
                  <w:sz w:val="24"/>
                  <w:szCs w:val="24"/>
                  <w:lang w:val="en-US"/>
                </w:rPr>
                <w:delText>9.2</w:delText>
              </w:r>
            </w:del>
          </w:p>
        </w:tc>
        <w:tc>
          <w:tcPr>
            <w:tcW w:w="892" w:type="dxa"/>
            <w:tcBorders>
              <w:top w:val="nil"/>
              <w:left w:val="nil"/>
              <w:bottom w:val="single" w:sz="4" w:space="0" w:color="auto"/>
              <w:right w:val="single" w:sz="4" w:space="0" w:color="auto"/>
            </w:tcBorders>
            <w:shd w:val="clear" w:color="auto" w:fill="auto"/>
            <w:noWrap/>
            <w:vAlign w:val="bottom"/>
            <w:hideMark/>
          </w:tcPr>
          <w:p w14:paraId="0C6F90E2" w14:textId="7FBDA9A1" w:rsidR="004D6E13" w:rsidRPr="005472BC" w:rsidDel="00BB0C19" w:rsidRDefault="004D6E13" w:rsidP="004D6E13">
            <w:pPr>
              <w:spacing w:after="0" w:line="240" w:lineRule="auto"/>
              <w:jc w:val="right"/>
              <w:rPr>
                <w:del w:id="478" w:author="User" w:date="2021-02-02T20:34:00Z"/>
                <w:rFonts w:ascii="Times New Roman" w:eastAsia="Times New Roman" w:hAnsi="Times New Roman" w:cs="Times New Roman"/>
                <w:sz w:val="24"/>
                <w:szCs w:val="24"/>
                <w:lang w:val="en-US"/>
              </w:rPr>
            </w:pPr>
            <w:del w:id="479" w:author="User" w:date="2021-02-02T20:34:00Z">
              <w:r w:rsidRPr="005472BC" w:rsidDel="00BB0C19">
                <w:rPr>
                  <w:rFonts w:ascii="Times New Roman" w:eastAsia="Times New Roman" w:hAnsi="Times New Roman" w:cs="Times New Roman"/>
                  <w:sz w:val="24"/>
                  <w:szCs w:val="24"/>
                  <w:lang w:val="en-US"/>
                </w:rPr>
                <w:delText>7.7467</w:delText>
              </w:r>
            </w:del>
          </w:p>
        </w:tc>
        <w:tc>
          <w:tcPr>
            <w:tcW w:w="1245" w:type="dxa"/>
            <w:tcBorders>
              <w:top w:val="nil"/>
              <w:left w:val="nil"/>
              <w:bottom w:val="single" w:sz="4" w:space="0" w:color="auto"/>
              <w:right w:val="single" w:sz="8" w:space="0" w:color="auto"/>
            </w:tcBorders>
            <w:shd w:val="clear" w:color="auto" w:fill="auto"/>
            <w:noWrap/>
            <w:vAlign w:val="bottom"/>
            <w:hideMark/>
          </w:tcPr>
          <w:p w14:paraId="2F15E40D" w14:textId="2A21913B" w:rsidR="004D6E13" w:rsidRPr="005472BC" w:rsidDel="00BB0C19" w:rsidRDefault="004D6E13" w:rsidP="004D6E13">
            <w:pPr>
              <w:spacing w:after="0" w:line="240" w:lineRule="auto"/>
              <w:jc w:val="right"/>
              <w:rPr>
                <w:del w:id="480" w:author="User" w:date="2021-02-02T20:34:00Z"/>
                <w:rFonts w:ascii="Times New Roman" w:eastAsia="Times New Roman" w:hAnsi="Times New Roman" w:cs="Times New Roman"/>
                <w:sz w:val="24"/>
                <w:szCs w:val="24"/>
                <w:lang w:val="en-US"/>
              </w:rPr>
            </w:pPr>
            <w:del w:id="481" w:author="User" w:date="2021-02-02T20:34:00Z">
              <w:r w:rsidRPr="005472BC" w:rsidDel="00BB0C19">
                <w:rPr>
                  <w:rFonts w:ascii="Times New Roman" w:eastAsia="Times New Roman" w:hAnsi="Times New Roman" w:cs="Times New Roman"/>
                  <w:sz w:val="24"/>
                  <w:szCs w:val="24"/>
                  <w:lang w:val="en-US"/>
                </w:rPr>
                <w:delText>0.86133</w:delText>
              </w:r>
            </w:del>
          </w:p>
        </w:tc>
      </w:tr>
      <w:tr w:rsidR="00C625D8" w:rsidRPr="005472BC" w:rsidDel="00BB0C19" w14:paraId="0E5CA7A6" w14:textId="12681A88" w:rsidTr="005472BC">
        <w:trPr>
          <w:trHeight w:val="315"/>
          <w:del w:id="482" w:author="User" w:date="2021-02-02T20:34:00Z"/>
        </w:trPr>
        <w:tc>
          <w:tcPr>
            <w:tcW w:w="3997" w:type="dxa"/>
            <w:tcBorders>
              <w:top w:val="nil"/>
              <w:left w:val="single" w:sz="8" w:space="0" w:color="auto"/>
              <w:bottom w:val="single" w:sz="8" w:space="0" w:color="auto"/>
              <w:right w:val="single" w:sz="4" w:space="0" w:color="auto"/>
            </w:tcBorders>
            <w:shd w:val="clear" w:color="auto" w:fill="auto"/>
            <w:noWrap/>
            <w:vAlign w:val="bottom"/>
            <w:hideMark/>
          </w:tcPr>
          <w:p w14:paraId="5E0C9478" w14:textId="3447C4E1" w:rsidR="004D6E13" w:rsidRPr="005472BC" w:rsidDel="00BB0C19" w:rsidRDefault="004D6E13" w:rsidP="004D6E13">
            <w:pPr>
              <w:spacing w:after="0" w:line="240" w:lineRule="auto"/>
              <w:rPr>
                <w:del w:id="483" w:author="User" w:date="2021-02-02T20:34:00Z"/>
                <w:rFonts w:ascii="Times New Roman" w:eastAsia="Times New Roman" w:hAnsi="Times New Roman" w:cs="Times New Roman"/>
                <w:sz w:val="24"/>
                <w:szCs w:val="24"/>
                <w:lang w:val="en-US"/>
              </w:rPr>
            </w:pPr>
            <w:del w:id="484" w:author="User" w:date="2021-02-02T20:34:00Z">
              <w:r w:rsidRPr="005472BC" w:rsidDel="00BB0C19">
                <w:rPr>
                  <w:rFonts w:ascii="Times New Roman" w:eastAsia="Times New Roman" w:hAnsi="Times New Roman" w:cs="Times New Roman"/>
                  <w:sz w:val="24"/>
                  <w:szCs w:val="24"/>
                  <w:lang w:val="en-US"/>
                </w:rPr>
                <w:delText>Tem_2</w:delText>
              </w:r>
            </w:del>
          </w:p>
        </w:tc>
        <w:tc>
          <w:tcPr>
            <w:tcW w:w="692" w:type="dxa"/>
            <w:tcBorders>
              <w:top w:val="nil"/>
              <w:left w:val="nil"/>
              <w:bottom w:val="single" w:sz="8" w:space="0" w:color="auto"/>
              <w:right w:val="single" w:sz="4" w:space="0" w:color="auto"/>
            </w:tcBorders>
            <w:shd w:val="clear" w:color="auto" w:fill="auto"/>
            <w:noWrap/>
            <w:vAlign w:val="bottom"/>
            <w:hideMark/>
          </w:tcPr>
          <w:p w14:paraId="23A89A55" w14:textId="4058C92D" w:rsidR="004D6E13" w:rsidRPr="005472BC" w:rsidDel="00BB0C19" w:rsidRDefault="004D6E13" w:rsidP="004D6E13">
            <w:pPr>
              <w:spacing w:after="0" w:line="240" w:lineRule="auto"/>
              <w:jc w:val="right"/>
              <w:rPr>
                <w:del w:id="485" w:author="User" w:date="2021-02-02T20:34:00Z"/>
                <w:rFonts w:ascii="Times New Roman" w:eastAsia="Times New Roman" w:hAnsi="Times New Roman" w:cs="Times New Roman"/>
                <w:sz w:val="24"/>
                <w:szCs w:val="24"/>
                <w:lang w:val="en-US"/>
              </w:rPr>
            </w:pPr>
            <w:del w:id="486" w:author="User" w:date="2021-02-02T20:34:00Z">
              <w:r w:rsidRPr="005472BC" w:rsidDel="00BB0C19">
                <w:rPr>
                  <w:rFonts w:ascii="Times New Roman" w:eastAsia="Times New Roman" w:hAnsi="Times New Roman" w:cs="Times New Roman"/>
                  <w:sz w:val="24"/>
                  <w:szCs w:val="24"/>
                  <w:lang w:val="en-US"/>
                </w:rPr>
                <w:delText>30</w:delText>
              </w:r>
            </w:del>
          </w:p>
        </w:tc>
        <w:tc>
          <w:tcPr>
            <w:tcW w:w="1230" w:type="dxa"/>
            <w:tcBorders>
              <w:top w:val="nil"/>
              <w:left w:val="nil"/>
              <w:bottom w:val="single" w:sz="8" w:space="0" w:color="auto"/>
              <w:right w:val="single" w:sz="4" w:space="0" w:color="auto"/>
            </w:tcBorders>
            <w:shd w:val="clear" w:color="auto" w:fill="auto"/>
            <w:noWrap/>
            <w:vAlign w:val="bottom"/>
            <w:hideMark/>
          </w:tcPr>
          <w:p w14:paraId="16358772" w14:textId="292A8A3B" w:rsidR="004D6E13" w:rsidRPr="005472BC" w:rsidDel="00BB0C19" w:rsidRDefault="004D6E13" w:rsidP="004D6E13">
            <w:pPr>
              <w:spacing w:after="0" w:line="240" w:lineRule="auto"/>
              <w:jc w:val="right"/>
              <w:rPr>
                <w:del w:id="487" w:author="User" w:date="2021-02-02T20:34:00Z"/>
                <w:rFonts w:ascii="Times New Roman" w:eastAsia="Times New Roman" w:hAnsi="Times New Roman" w:cs="Times New Roman"/>
                <w:sz w:val="24"/>
                <w:szCs w:val="24"/>
                <w:lang w:val="en-US"/>
              </w:rPr>
            </w:pPr>
            <w:del w:id="488" w:author="User" w:date="2021-02-02T20:34:00Z">
              <w:r w:rsidRPr="005472BC" w:rsidDel="00BB0C19">
                <w:rPr>
                  <w:rFonts w:ascii="Times New Roman" w:eastAsia="Times New Roman" w:hAnsi="Times New Roman" w:cs="Times New Roman"/>
                  <w:sz w:val="24"/>
                  <w:szCs w:val="24"/>
                  <w:lang w:val="en-US"/>
                </w:rPr>
                <w:delText>23.4</w:delText>
              </w:r>
            </w:del>
          </w:p>
        </w:tc>
        <w:tc>
          <w:tcPr>
            <w:tcW w:w="1289" w:type="dxa"/>
            <w:tcBorders>
              <w:top w:val="nil"/>
              <w:left w:val="nil"/>
              <w:bottom w:val="single" w:sz="8" w:space="0" w:color="auto"/>
              <w:right w:val="single" w:sz="4" w:space="0" w:color="auto"/>
            </w:tcBorders>
            <w:shd w:val="clear" w:color="auto" w:fill="auto"/>
            <w:noWrap/>
            <w:vAlign w:val="bottom"/>
            <w:hideMark/>
          </w:tcPr>
          <w:p w14:paraId="1E99EEB7" w14:textId="6005CCD4" w:rsidR="004D6E13" w:rsidRPr="005472BC" w:rsidDel="00BB0C19" w:rsidRDefault="004D6E13" w:rsidP="004D6E13">
            <w:pPr>
              <w:spacing w:after="0" w:line="240" w:lineRule="auto"/>
              <w:jc w:val="right"/>
              <w:rPr>
                <w:del w:id="489" w:author="User" w:date="2021-02-02T20:34:00Z"/>
                <w:rFonts w:ascii="Times New Roman" w:eastAsia="Times New Roman" w:hAnsi="Times New Roman" w:cs="Times New Roman"/>
                <w:sz w:val="24"/>
                <w:szCs w:val="24"/>
                <w:lang w:val="en-US"/>
              </w:rPr>
            </w:pPr>
            <w:del w:id="490" w:author="User" w:date="2021-02-02T20:34:00Z">
              <w:r w:rsidRPr="005472BC" w:rsidDel="00BB0C19">
                <w:rPr>
                  <w:rFonts w:ascii="Times New Roman" w:eastAsia="Times New Roman" w:hAnsi="Times New Roman" w:cs="Times New Roman"/>
                  <w:sz w:val="24"/>
                  <w:szCs w:val="24"/>
                  <w:lang w:val="en-US"/>
                </w:rPr>
                <w:delText>32.2</w:delText>
              </w:r>
            </w:del>
          </w:p>
        </w:tc>
        <w:tc>
          <w:tcPr>
            <w:tcW w:w="892" w:type="dxa"/>
            <w:tcBorders>
              <w:top w:val="nil"/>
              <w:left w:val="nil"/>
              <w:bottom w:val="single" w:sz="8" w:space="0" w:color="auto"/>
              <w:right w:val="single" w:sz="4" w:space="0" w:color="auto"/>
            </w:tcBorders>
            <w:shd w:val="clear" w:color="auto" w:fill="auto"/>
            <w:noWrap/>
            <w:vAlign w:val="bottom"/>
            <w:hideMark/>
          </w:tcPr>
          <w:p w14:paraId="1267B534" w14:textId="598FC139" w:rsidR="004D6E13" w:rsidRPr="005472BC" w:rsidDel="00BB0C19" w:rsidRDefault="004D6E13" w:rsidP="004D6E13">
            <w:pPr>
              <w:spacing w:after="0" w:line="240" w:lineRule="auto"/>
              <w:jc w:val="right"/>
              <w:rPr>
                <w:del w:id="491" w:author="User" w:date="2021-02-02T20:34:00Z"/>
                <w:rFonts w:ascii="Times New Roman" w:eastAsia="Times New Roman" w:hAnsi="Times New Roman" w:cs="Times New Roman"/>
                <w:sz w:val="24"/>
                <w:szCs w:val="24"/>
                <w:lang w:val="en-US"/>
              </w:rPr>
            </w:pPr>
            <w:del w:id="492" w:author="User" w:date="2021-02-02T20:34:00Z">
              <w:r w:rsidRPr="005472BC" w:rsidDel="00BB0C19">
                <w:rPr>
                  <w:rFonts w:ascii="Times New Roman" w:eastAsia="Times New Roman" w:hAnsi="Times New Roman" w:cs="Times New Roman"/>
                  <w:sz w:val="24"/>
                  <w:szCs w:val="24"/>
                  <w:lang w:val="en-US"/>
                </w:rPr>
                <w:delText>28.62</w:delText>
              </w:r>
            </w:del>
          </w:p>
        </w:tc>
        <w:tc>
          <w:tcPr>
            <w:tcW w:w="1245" w:type="dxa"/>
            <w:tcBorders>
              <w:top w:val="nil"/>
              <w:left w:val="nil"/>
              <w:bottom w:val="single" w:sz="8" w:space="0" w:color="auto"/>
              <w:right w:val="single" w:sz="8" w:space="0" w:color="auto"/>
            </w:tcBorders>
            <w:shd w:val="clear" w:color="auto" w:fill="auto"/>
            <w:noWrap/>
            <w:vAlign w:val="bottom"/>
            <w:hideMark/>
          </w:tcPr>
          <w:p w14:paraId="2F9F53C0" w14:textId="7AF48A3C" w:rsidR="004D6E13" w:rsidRPr="005472BC" w:rsidDel="00BB0C19" w:rsidRDefault="004D6E13" w:rsidP="004D6E13">
            <w:pPr>
              <w:spacing w:after="0" w:line="240" w:lineRule="auto"/>
              <w:jc w:val="right"/>
              <w:rPr>
                <w:del w:id="493" w:author="User" w:date="2021-02-02T20:34:00Z"/>
                <w:rFonts w:ascii="Times New Roman" w:eastAsia="Times New Roman" w:hAnsi="Times New Roman" w:cs="Times New Roman"/>
                <w:sz w:val="24"/>
                <w:szCs w:val="24"/>
                <w:lang w:val="en-US"/>
              </w:rPr>
            </w:pPr>
            <w:del w:id="494" w:author="User" w:date="2021-02-02T20:34:00Z">
              <w:r w:rsidRPr="005472BC" w:rsidDel="00BB0C19">
                <w:rPr>
                  <w:rFonts w:ascii="Times New Roman" w:eastAsia="Times New Roman" w:hAnsi="Times New Roman" w:cs="Times New Roman"/>
                  <w:sz w:val="24"/>
                  <w:szCs w:val="24"/>
                  <w:lang w:val="en-US"/>
                </w:rPr>
                <w:delText>2.50302</w:delText>
              </w:r>
            </w:del>
          </w:p>
        </w:tc>
      </w:tr>
    </w:tbl>
    <w:p w14:paraId="2280E0E9" w14:textId="77777777" w:rsidR="004D6E13" w:rsidRPr="005472BC" w:rsidRDefault="004D6E13"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139835F1" w14:textId="4FBEC270" w:rsidR="004D6E13" w:rsidRPr="005472BC" w:rsidRDefault="004D6E13"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5472BC">
        <w:rPr>
          <w:rFonts w:ascii="Times New Roman" w:hAnsi="Times New Roman" w:cs="Times New Roman"/>
          <w:b/>
          <w:bCs/>
          <w:color w:val="000000" w:themeColor="text1"/>
          <w:sz w:val="24"/>
          <w:szCs w:val="24"/>
          <w:lang w:val="en-US"/>
        </w:rPr>
        <w:t>Dhaka City</w:t>
      </w:r>
    </w:p>
    <w:p w14:paraId="7546D7BB" w14:textId="1F13CDA5" w:rsidR="00D1292A" w:rsidRPr="005472BC" w:rsidRDefault="00D1292A"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del w:id="495" w:author="nayeem hasan" w:date="2021-02-03T11:21:00Z">
        <w:r w:rsidRPr="005472BC" w:rsidDel="00317381">
          <w:rPr>
            <w:rFonts w:ascii="Times New Roman" w:hAnsi="Times New Roman" w:cs="Times New Roman"/>
            <w:noProof/>
            <w:sz w:val="24"/>
            <w:szCs w:val="24"/>
            <w:lang w:val="en-US"/>
          </w:rPr>
          <w:lastRenderedPageBreak/>
          <w:drawing>
            <wp:inline distT="0" distB="0" distL="0" distR="0" wp14:anchorId="581A0693" wp14:editId="5021A06B">
              <wp:extent cx="5924550" cy="465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4550" cy="4657725"/>
                      </a:xfrm>
                      <a:prstGeom prst="rect">
                        <a:avLst/>
                      </a:prstGeom>
                    </pic:spPr>
                  </pic:pic>
                </a:graphicData>
              </a:graphic>
            </wp:inline>
          </w:drawing>
        </w:r>
      </w:del>
      <w:ins w:id="496" w:author="nayeem hasan" w:date="2021-02-03T11:21:00Z">
        <w:r w:rsidR="00317381">
          <w:rPr>
            <w:rFonts w:ascii="Times New Roman" w:hAnsi="Times New Roman" w:cs="Times New Roman"/>
            <w:b/>
            <w:bCs/>
            <w:noProof/>
            <w:color w:val="000000" w:themeColor="text1"/>
            <w:sz w:val="24"/>
            <w:szCs w:val="24"/>
            <w:lang w:val="en-US"/>
          </w:rPr>
          <w:drawing>
            <wp:inline distT="0" distB="0" distL="0" distR="0" wp14:anchorId="5AE702D9" wp14:editId="284CA2F1">
              <wp:extent cx="54864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p>
    <w:p w14:paraId="0103E0C4" w14:textId="77777777" w:rsidR="00F010BF" w:rsidRDefault="00F010BF" w:rsidP="00B260A7">
      <w:pPr>
        <w:autoSpaceDE w:val="0"/>
        <w:autoSpaceDN w:val="0"/>
        <w:adjustRightInd w:val="0"/>
        <w:spacing w:after="0" w:line="276" w:lineRule="auto"/>
        <w:jc w:val="both"/>
        <w:rPr>
          <w:ins w:id="497" w:author="User" w:date="2021-02-02T18:39:00Z"/>
          <w:rFonts w:ascii="Times New Roman" w:hAnsi="Times New Roman" w:cs="Times New Roman"/>
          <w:b/>
          <w:bCs/>
          <w:color w:val="000000" w:themeColor="text1"/>
          <w:sz w:val="24"/>
          <w:szCs w:val="24"/>
          <w:lang w:val="en-US"/>
        </w:rPr>
      </w:pPr>
      <w:ins w:id="498" w:author="User" w:date="2021-02-02T18:35:00Z">
        <w:r>
          <w:rPr>
            <w:rFonts w:ascii="Times New Roman" w:hAnsi="Times New Roman" w:cs="Times New Roman"/>
            <w:b/>
            <w:bCs/>
            <w:color w:val="000000" w:themeColor="text1"/>
            <w:sz w:val="24"/>
            <w:szCs w:val="24"/>
            <w:lang w:val="en-US"/>
          </w:rPr>
          <w:t>Dhaka is</w:t>
        </w:r>
      </w:ins>
      <w:ins w:id="499" w:author="User" w:date="2021-02-02T18:36:00Z">
        <w:r>
          <w:rPr>
            <w:rFonts w:ascii="Times New Roman" w:hAnsi="Times New Roman" w:cs="Times New Roman"/>
            <w:b/>
            <w:bCs/>
            <w:color w:val="000000" w:themeColor="text1"/>
            <w:sz w:val="24"/>
            <w:szCs w:val="24"/>
            <w:lang w:val="en-US"/>
          </w:rPr>
          <w:t xml:space="preserve"> </w:t>
        </w:r>
      </w:ins>
      <w:ins w:id="500" w:author="User" w:date="2021-02-02T18:33:00Z">
        <w:r>
          <w:rPr>
            <w:rFonts w:ascii="Times New Roman" w:hAnsi="Times New Roman" w:cs="Times New Roman"/>
            <w:b/>
            <w:bCs/>
            <w:color w:val="000000" w:themeColor="text1"/>
            <w:sz w:val="24"/>
            <w:szCs w:val="24"/>
            <w:lang w:val="en-US"/>
          </w:rPr>
          <w:t xml:space="preserve">the </w:t>
        </w:r>
      </w:ins>
      <w:del w:id="501" w:author="User" w:date="2021-02-02T18:33:00Z">
        <w:r w:rsidR="00486B06" w:rsidDel="00F010BF">
          <w:rPr>
            <w:rFonts w:ascii="Times New Roman" w:hAnsi="Times New Roman" w:cs="Times New Roman"/>
            <w:b/>
            <w:bCs/>
            <w:color w:val="000000" w:themeColor="text1"/>
            <w:sz w:val="24"/>
            <w:szCs w:val="24"/>
            <w:lang w:val="en-US"/>
          </w:rPr>
          <w:delText xml:space="preserve">Center </w:delText>
        </w:r>
      </w:del>
      <w:ins w:id="502" w:author="User" w:date="2021-02-02T18:33:00Z">
        <w:r>
          <w:rPr>
            <w:rFonts w:ascii="Times New Roman" w:hAnsi="Times New Roman" w:cs="Times New Roman"/>
            <w:b/>
            <w:bCs/>
            <w:color w:val="000000" w:themeColor="text1"/>
            <w:sz w:val="24"/>
            <w:szCs w:val="24"/>
            <w:lang w:val="en-US"/>
          </w:rPr>
          <w:t xml:space="preserve">capital </w:t>
        </w:r>
      </w:ins>
      <w:r w:rsidR="00486B06">
        <w:rPr>
          <w:rFonts w:ascii="Times New Roman" w:hAnsi="Times New Roman" w:cs="Times New Roman"/>
          <w:b/>
          <w:bCs/>
          <w:color w:val="000000" w:themeColor="text1"/>
          <w:sz w:val="24"/>
          <w:szCs w:val="24"/>
          <w:lang w:val="en-US"/>
        </w:rPr>
        <w:t xml:space="preserve">of </w:t>
      </w:r>
      <w:del w:id="503" w:author="User" w:date="2021-02-02T18:34:00Z">
        <w:r w:rsidR="00486B06" w:rsidDel="00F010BF">
          <w:rPr>
            <w:rFonts w:ascii="Times New Roman" w:hAnsi="Times New Roman" w:cs="Times New Roman"/>
            <w:b/>
            <w:bCs/>
            <w:color w:val="000000" w:themeColor="text1"/>
            <w:sz w:val="24"/>
            <w:szCs w:val="24"/>
            <w:lang w:val="en-US"/>
          </w:rPr>
          <w:delText>Bangladesh</w:delText>
        </w:r>
      </w:del>
      <w:ins w:id="504" w:author="User" w:date="2021-02-02T18:34:00Z">
        <w:r>
          <w:rPr>
            <w:rFonts w:ascii="Times New Roman" w:hAnsi="Times New Roman" w:cs="Times New Roman"/>
            <w:b/>
            <w:bCs/>
            <w:color w:val="000000" w:themeColor="text1"/>
            <w:sz w:val="24"/>
            <w:szCs w:val="24"/>
            <w:lang w:val="en-US"/>
          </w:rPr>
          <w:t xml:space="preserve">Bangladesh, largest city and center of all kinds of </w:t>
        </w:r>
      </w:ins>
      <w:ins w:id="505" w:author="User" w:date="2021-02-02T18:35:00Z">
        <w:r>
          <w:rPr>
            <w:rFonts w:ascii="Times New Roman" w:hAnsi="Times New Roman" w:cs="Times New Roman"/>
            <w:b/>
            <w:bCs/>
            <w:color w:val="000000" w:themeColor="text1"/>
            <w:sz w:val="24"/>
            <w:szCs w:val="24"/>
            <w:lang w:val="en-US"/>
          </w:rPr>
          <w:t>business</w:t>
        </w:r>
      </w:ins>
      <w:ins w:id="506" w:author="User" w:date="2021-02-02T18:34:00Z">
        <w:r>
          <w:rPr>
            <w:rFonts w:ascii="Times New Roman" w:hAnsi="Times New Roman" w:cs="Times New Roman"/>
            <w:b/>
            <w:bCs/>
            <w:color w:val="000000" w:themeColor="text1"/>
            <w:sz w:val="24"/>
            <w:szCs w:val="24"/>
            <w:lang w:val="en-US"/>
          </w:rPr>
          <w:t xml:space="preserve"> </w:t>
        </w:r>
      </w:ins>
      <w:ins w:id="507" w:author="User" w:date="2021-02-02T18:35:00Z">
        <w:r>
          <w:rPr>
            <w:rFonts w:ascii="Times New Roman" w:hAnsi="Times New Roman" w:cs="Times New Roman"/>
            <w:b/>
            <w:bCs/>
            <w:color w:val="000000" w:themeColor="text1"/>
            <w:sz w:val="24"/>
            <w:szCs w:val="24"/>
            <w:lang w:val="en-US"/>
          </w:rPr>
          <w:t xml:space="preserve">where </w:t>
        </w:r>
      </w:ins>
      <w:del w:id="508" w:author="User" w:date="2021-02-02T18:35:00Z">
        <w:r w:rsidR="00486B06" w:rsidDel="00F010BF">
          <w:rPr>
            <w:rFonts w:ascii="Times New Roman" w:hAnsi="Times New Roman" w:cs="Times New Roman"/>
            <w:b/>
            <w:bCs/>
            <w:color w:val="000000" w:themeColor="text1"/>
            <w:sz w:val="24"/>
            <w:szCs w:val="24"/>
            <w:lang w:val="en-US"/>
          </w:rPr>
          <w:delText xml:space="preserve"> and </w:delText>
        </w:r>
      </w:del>
      <w:r w:rsidR="00486B06">
        <w:rPr>
          <w:rFonts w:ascii="Times New Roman" w:hAnsi="Times New Roman" w:cs="Times New Roman"/>
          <w:b/>
          <w:bCs/>
          <w:color w:val="000000" w:themeColor="text1"/>
          <w:sz w:val="24"/>
          <w:szCs w:val="24"/>
          <w:lang w:val="en-US"/>
        </w:rPr>
        <w:t xml:space="preserve">people come from </w:t>
      </w:r>
      <w:del w:id="509" w:author="User" w:date="2021-02-02T18:36:00Z">
        <w:r w:rsidR="00486B06" w:rsidDel="00F010BF">
          <w:rPr>
            <w:rFonts w:ascii="Times New Roman" w:hAnsi="Times New Roman" w:cs="Times New Roman"/>
            <w:b/>
            <w:bCs/>
            <w:color w:val="000000" w:themeColor="text1"/>
            <w:sz w:val="24"/>
            <w:szCs w:val="24"/>
            <w:lang w:val="en-US"/>
          </w:rPr>
          <w:delText>diff</w:delText>
        </w:r>
      </w:del>
      <w:ins w:id="510" w:author="User" w:date="2021-02-02T18:36:00Z">
        <w:r>
          <w:rPr>
            <w:rFonts w:ascii="Times New Roman" w:hAnsi="Times New Roman" w:cs="Times New Roman"/>
            <w:b/>
            <w:bCs/>
            <w:color w:val="000000" w:themeColor="text1"/>
            <w:sz w:val="24"/>
            <w:szCs w:val="24"/>
            <w:lang w:val="en-US"/>
          </w:rPr>
          <w:t>different</w:t>
        </w:r>
      </w:ins>
      <w:r w:rsidR="00486B06">
        <w:rPr>
          <w:rFonts w:ascii="Times New Roman" w:hAnsi="Times New Roman" w:cs="Times New Roman"/>
          <w:b/>
          <w:bCs/>
          <w:color w:val="000000" w:themeColor="text1"/>
          <w:sz w:val="24"/>
          <w:szCs w:val="24"/>
          <w:lang w:val="en-US"/>
        </w:rPr>
        <w:t xml:space="preserve"> parts o</w:t>
      </w:r>
      <w:del w:id="511" w:author="User" w:date="2021-02-02T18:35:00Z">
        <w:r w:rsidR="00486B06" w:rsidDel="00F010BF">
          <w:rPr>
            <w:rFonts w:ascii="Times New Roman" w:hAnsi="Times New Roman" w:cs="Times New Roman"/>
            <w:b/>
            <w:bCs/>
            <w:color w:val="000000" w:themeColor="text1"/>
            <w:sz w:val="24"/>
            <w:szCs w:val="24"/>
            <w:lang w:val="en-US"/>
          </w:rPr>
          <w:delText>d</w:delText>
        </w:r>
      </w:del>
      <w:r w:rsidR="00486B06">
        <w:rPr>
          <w:rFonts w:ascii="Times New Roman" w:hAnsi="Times New Roman" w:cs="Times New Roman"/>
          <w:b/>
          <w:bCs/>
          <w:color w:val="000000" w:themeColor="text1"/>
          <w:sz w:val="24"/>
          <w:szCs w:val="24"/>
          <w:lang w:val="en-US"/>
        </w:rPr>
        <w:t xml:space="preserve">f the </w:t>
      </w:r>
      <w:del w:id="512" w:author="User" w:date="2021-02-02T18:39:00Z">
        <w:r w:rsidR="00486B06" w:rsidDel="00F010BF">
          <w:rPr>
            <w:rFonts w:ascii="Times New Roman" w:hAnsi="Times New Roman" w:cs="Times New Roman"/>
            <w:b/>
            <w:bCs/>
            <w:color w:val="000000" w:themeColor="text1"/>
            <w:sz w:val="24"/>
            <w:szCs w:val="24"/>
            <w:lang w:val="en-US"/>
          </w:rPr>
          <w:delText>world</w:delText>
        </w:r>
      </w:del>
      <w:ins w:id="513" w:author="User" w:date="2021-02-02T18:39:00Z">
        <w:r>
          <w:rPr>
            <w:rFonts w:ascii="Times New Roman" w:hAnsi="Times New Roman" w:cs="Times New Roman"/>
            <w:b/>
            <w:bCs/>
            <w:color w:val="000000" w:themeColor="text1"/>
            <w:sz w:val="24"/>
            <w:szCs w:val="24"/>
            <w:lang w:val="en-US"/>
          </w:rPr>
          <w:t>world, living</w:t>
        </w:r>
      </w:ins>
      <w:ins w:id="514" w:author="User" w:date="2021-02-02T18:37:00Z">
        <w:r>
          <w:rPr>
            <w:rFonts w:ascii="Times New Roman" w:hAnsi="Times New Roman" w:cs="Times New Roman"/>
            <w:b/>
            <w:bCs/>
            <w:color w:val="000000" w:themeColor="text1"/>
            <w:sz w:val="24"/>
            <w:szCs w:val="24"/>
            <w:lang w:val="en-US"/>
          </w:rPr>
          <w:t xml:space="preserve"> huge number of </w:t>
        </w:r>
        <w:proofErr w:type="gramStart"/>
        <w:r>
          <w:rPr>
            <w:rFonts w:ascii="Times New Roman" w:hAnsi="Times New Roman" w:cs="Times New Roman"/>
            <w:b/>
            <w:bCs/>
            <w:color w:val="000000" w:themeColor="text1"/>
            <w:sz w:val="24"/>
            <w:szCs w:val="24"/>
            <w:lang w:val="en-US"/>
          </w:rPr>
          <w:t>population</w:t>
        </w:r>
        <w:proofErr w:type="gramEnd"/>
        <w:r>
          <w:rPr>
            <w:rFonts w:ascii="Times New Roman" w:hAnsi="Times New Roman" w:cs="Times New Roman"/>
            <w:b/>
            <w:bCs/>
            <w:color w:val="000000" w:themeColor="text1"/>
            <w:sz w:val="24"/>
            <w:szCs w:val="24"/>
            <w:lang w:val="en-US"/>
          </w:rPr>
          <w:t xml:space="preserve"> including various slum area</w:t>
        </w:r>
      </w:ins>
      <w:r w:rsidR="00486B06">
        <w:rPr>
          <w:rFonts w:ascii="Times New Roman" w:hAnsi="Times New Roman" w:cs="Times New Roman"/>
          <w:b/>
          <w:bCs/>
          <w:color w:val="000000" w:themeColor="text1"/>
          <w:sz w:val="24"/>
          <w:szCs w:val="24"/>
          <w:lang w:val="en-US"/>
        </w:rPr>
        <w:t xml:space="preserve"> which </w:t>
      </w:r>
      <w:ins w:id="515" w:author="User" w:date="2021-02-02T18:37:00Z">
        <w:r>
          <w:rPr>
            <w:rFonts w:ascii="Times New Roman" w:hAnsi="Times New Roman" w:cs="Times New Roman"/>
            <w:b/>
            <w:bCs/>
            <w:color w:val="000000" w:themeColor="text1"/>
            <w:sz w:val="24"/>
            <w:szCs w:val="24"/>
            <w:lang w:val="en-US"/>
          </w:rPr>
          <w:t xml:space="preserve">indicates </w:t>
        </w:r>
      </w:ins>
      <w:del w:id="516" w:author="User" w:date="2021-02-02T18:37:00Z">
        <w:r w:rsidR="00486B06" w:rsidDel="00F010BF">
          <w:rPr>
            <w:rFonts w:ascii="Times New Roman" w:hAnsi="Times New Roman" w:cs="Times New Roman"/>
            <w:b/>
            <w:bCs/>
            <w:color w:val="000000" w:themeColor="text1"/>
            <w:sz w:val="24"/>
            <w:szCs w:val="24"/>
            <w:lang w:val="en-US"/>
          </w:rPr>
          <w:delText xml:space="preserve">means that po vul and denotes </w:delText>
        </w:r>
      </w:del>
      <w:r w:rsidR="00486B06">
        <w:rPr>
          <w:rFonts w:ascii="Times New Roman" w:hAnsi="Times New Roman" w:cs="Times New Roman"/>
          <w:b/>
          <w:bCs/>
          <w:color w:val="000000" w:themeColor="text1"/>
          <w:sz w:val="24"/>
          <w:szCs w:val="24"/>
          <w:lang w:val="en-US"/>
        </w:rPr>
        <w:t>the genetic materials</w:t>
      </w:r>
      <w:ins w:id="517" w:author="User" w:date="2021-02-02T18:38:00Z">
        <w:r>
          <w:rPr>
            <w:rFonts w:ascii="Times New Roman" w:hAnsi="Times New Roman" w:cs="Times New Roman"/>
            <w:b/>
            <w:bCs/>
            <w:color w:val="000000" w:themeColor="text1"/>
            <w:sz w:val="24"/>
            <w:szCs w:val="24"/>
            <w:lang w:val="en-US"/>
          </w:rPr>
          <w:t xml:space="preserve"> of Covid-19</w:t>
        </w:r>
      </w:ins>
      <w:r w:rsidR="00486B06">
        <w:rPr>
          <w:rFonts w:ascii="Times New Roman" w:hAnsi="Times New Roman" w:cs="Times New Roman"/>
          <w:b/>
          <w:bCs/>
          <w:color w:val="000000" w:themeColor="text1"/>
          <w:sz w:val="24"/>
          <w:szCs w:val="24"/>
          <w:lang w:val="en-US"/>
        </w:rPr>
        <w:t xml:space="preserve"> high and patients are </w:t>
      </w:r>
      <w:ins w:id="518" w:author="User" w:date="2021-02-02T18:38:00Z">
        <w:r>
          <w:rPr>
            <w:rFonts w:ascii="Times New Roman" w:hAnsi="Times New Roman" w:cs="Times New Roman"/>
            <w:b/>
            <w:bCs/>
            <w:color w:val="000000" w:themeColor="text1"/>
            <w:sz w:val="24"/>
            <w:szCs w:val="24"/>
            <w:lang w:val="en-US"/>
          </w:rPr>
          <w:t xml:space="preserve">affecting </w:t>
        </w:r>
      </w:ins>
      <w:r w:rsidR="00486B06">
        <w:rPr>
          <w:rFonts w:ascii="Times New Roman" w:hAnsi="Times New Roman" w:cs="Times New Roman"/>
          <w:b/>
          <w:bCs/>
          <w:color w:val="000000" w:themeColor="text1"/>
          <w:sz w:val="24"/>
          <w:szCs w:val="24"/>
          <w:lang w:val="en-US"/>
        </w:rPr>
        <w:t xml:space="preserve">highest </w:t>
      </w:r>
      <w:del w:id="519" w:author="User" w:date="2021-02-02T18:38:00Z">
        <w:r w:rsidR="00486B06" w:rsidDel="00F010BF">
          <w:rPr>
            <w:rFonts w:ascii="Times New Roman" w:hAnsi="Times New Roman" w:cs="Times New Roman"/>
            <w:b/>
            <w:bCs/>
            <w:color w:val="000000" w:themeColor="text1"/>
            <w:sz w:val="24"/>
            <w:szCs w:val="24"/>
            <w:lang w:val="en-US"/>
          </w:rPr>
          <w:delText>death affecting</w:delText>
        </w:r>
      </w:del>
      <w:r w:rsidR="00486B06">
        <w:rPr>
          <w:rFonts w:ascii="Times New Roman" w:hAnsi="Times New Roman" w:cs="Times New Roman"/>
          <w:b/>
          <w:bCs/>
          <w:color w:val="000000" w:themeColor="text1"/>
          <w:sz w:val="24"/>
          <w:szCs w:val="24"/>
          <w:lang w:val="en-US"/>
        </w:rPr>
        <w:t xml:space="preserve"> rati</w:t>
      </w:r>
      <w:ins w:id="520" w:author="User" w:date="2021-02-02T18:38:00Z">
        <w:r>
          <w:rPr>
            <w:rFonts w:ascii="Times New Roman" w:hAnsi="Times New Roman" w:cs="Times New Roman"/>
            <w:b/>
            <w:bCs/>
            <w:color w:val="000000" w:themeColor="text1"/>
            <w:sz w:val="24"/>
            <w:szCs w:val="24"/>
            <w:lang w:val="en-US"/>
          </w:rPr>
          <w:t>o with both confirmed cases and death cases.</w:t>
        </w:r>
      </w:ins>
    </w:p>
    <w:p w14:paraId="00D6CB44" w14:textId="77777777" w:rsidR="00F010BF" w:rsidRDefault="00F010BF" w:rsidP="00B260A7">
      <w:pPr>
        <w:autoSpaceDE w:val="0"/>
        <w:autoSpaceDN w:val="0"/>
        <w:adjustRightInd w:val="0"/>
        <w:spacing w:after="0" w:line="276" w:lineRule="auto"/>
        <w:jc w:val="both"/>
        <w:rPr>
          <w:ins w:id="521" w:author="User" w:date="2021-02-02T18:39:00Z"/>
          <w:rFonts w:ascii="Times New Roman" w:hAnsi="Times New Roman" w:cs="Times New Roman"/>
          <w:b/>
          <w:bCs/>
          <w:color w:val="000000" w:themeColor="text1"/>
          <w:sz w:val="24"/>
          <w:szCs w:val="24"/>
          <w:lang w:val="en-US"/>
        </w:rPr>
      </w:pPr>
    </w:p>
    <w:p w14:paraId="04F0DC8E" w14:textId="77777777" w:rsidR="004D1277" w:rsidRDefault="00F010BF" w:rsidP="00B260A7">
      <w:pPr>
        <w:autoSpaceDE w:val="0"/>
        <w:autoSpaceDN w:val="0"/>
        <w:adjustRightInd w:val="0"/>
        <w:spacing w:after="0" w:line="276" w:lineRule="auto"/>
        <w:jc w:val="both"/>
        <w:rPr>
          <w:ins w:id="522" w:author="User" w:date="2021-02-02T18:47:00Z"/>
          <w:rFonts w:ascii="Times New Roman" w:hAnsi="Times New Roman" w:cs="Times New Roman"/>
          <w:b/>
          <w:bCs/>
          <w:color w:val="000000" w:themeColor="text1"/>
          <w:sz w:val="24"/>
          <w:szCs w:val="24"/>
          <w:lang w:val="en-US"/>
        </w:rPr>
      </w:pPr>
      <w:ins w:id="523" w:author="User" w:date="2021-02-02T18:39:00Z">
        <w:r>
          <w:rPr>
            <w:rFonts w:ascii="Times New Roman" w:hAnsi="Times New Roman" w:cs="Times New Roman"/>
            <w:b/>
            <w:bCs/>
            <w:color w:val="000000" w:themeColor="text1"/>
            <w:sz w:val="24"/>
            <w:szCs w:val="24"/>
            <w:lang w:val="en-US"/>
          </w:rPr>
          <w:t xml:space="preserve">In this study we observed </w:t>
        </w:r>
      </w:ins>
      <w:ins w:id="524" w:author="User" w:date="2021-02-02T18:42:00Z">
        <w:r>
          <w:rPr>
            <w:rFonts w:ascii="Times New Roman" w:hAnsi="Times New Roman" w:cs="Times New Roman"/>
            <w:b/>
            <w:bCs/>
            <w:color w:val="000000" w:themeColor="text1"/>
            <w:sz w:val="24"/>
            <w:szCs w:val="24"/>
            <w:lang w:val="en-US"/>
          </w:rPr>
          <w:t>several</w:t>
        </w:r>
      </w:ins>
      <w:ins w:id="525" w:author="User" w:date="2021-02-02T18:39:00Z">
        <w:r>
          <w:rPr>
            <w:rFonts w:ascii="Times New Roman" w:hAnsi="Times New Roman" w:cs="Times New Roman"/>
            <w:b/>
            <w:bCs/>
            <w:color w:val="000000" w:themeColor="text1"/>
            <w:sz w:val="24"/>
            <w:szCs w:val="24"/>
            <w:lang w:val="en-US"/>
          </w:rPr>
          <w:t xml:space="preserve"> important </w:t>
        </w:r>
      </w:ins>
      <w:ins w:id="526" w:author="User" w:date="2021-02-02T18:42:00Z">
        <w:r>
          <w:rPr>
            <w:rFonts w:ascii="Times New Roman" w:hAnsi="Times New Roman" w:cs="Times New Roman"/>
            <w:b/>
            <w:bCs/>
            <w:color w:val="000000" w:themeColor="text1"/>
            <w:sz w:val="24"/>
            <w:szCs w:val="24"/>
            <w:lang w:val="en-US"/>
          </w:rPr>
          <w:t>places, slum</w:t>
        </w:r>
      </w:ins>
      <w:ins w:id="527" w:author="User" w:date="2021-02-02T18:39:00Z">
        <w:r>
          <w:rPr>
            <w:rFonts w:ascii="Times New Roman" w:hAnsi="Times New Roman" w:cs="Times New Roman"/>
            <w:b/>
            <w:bCs/>
            <w:color w:val="000000" w:themeColor="text1"/>
            <w:sz w:val="24"/>
            <w:szCs w:val="24"/>
            <w:lang w:val="en-US"/>
          </w:rPr>
          <w:t xml:space="preserve"> area</w:t>
        </w:r>
      </w:ins>
      <w:ins w:id="528" w:author="User" w:date="2021-02-02T18:42:00Z">
        <w:r>
          <w:rPr>
            <w:rFonts w:ascii="Times New Roman" w:hAnsi="Times New Roman" w:cs="Times New Roman"/>
            <w:b/>
            <w:bCs/>
            <w:color w:val="000000" w:themeColor="text1"/>
            <w:sz w:val="24"/>
            <w:szCs w:val="24"/>
            <w:lang w:val="en-US"/>
          </w:rPr>
          <w:t>s</w:t>
        </w:r>
      </w:ins>
      <w:ins w:id="529" w:author="User" w:date="2021-02-02T18:39:00Z">
        <w:r>
          <w:rPr>
            <w:rFonts w:ascii="Times New Roman" w:hAnsi="Times New Roman" w:cs="Times New Roman"/>
            <w:b/>
            <w:bCs/>
            <w:color w:val="000000" w:themeColor="text1"/>
            <w:sz w:val="24"/>
            <w:szCs w:val="24"/>
            <w:lang w:val="en-US"/>
          </w:rPr>
          <w:t xml:space="preserve"> as well as hospital</w:t>
        </w:r>
      </w:ins>
      <w:ins w:id="530" w:author="User" w:date="2021-02-02T18:40:00Z">
        <w:r>
          <w:rPr>
            <w:rFonts w:ascii="Times New Roman" w:hAnsi="Times New Roman" w:cs="Times New Roman"/>
            <w:b/>
            <w:bCs/>
            <w:color w:val="000000" w:themeColor="text1"/>
            <w:sz w:val="24"/>
            <w:szCs w:val="24"/>
            <w:lang w:val="en-US"/>
          </w:rPr>
          <w:t xml:space="preserve">’s sewage sample where we found highest number of all </w:t>
        </w:r>
      </w:ins>
      <w:ins w:id="531" w:author="User" w:date="2021-02-02T18:41:00Z">
        <w:r>
          <w:rPr>
            <w:rFonts w:ascii="Times New Roman" w:hAnsi="Times New Roman" w:cs="Times New Roman"/>
            <w:b/>
            <w:bCs/>
            <w:color w:val="000000" w:themeColor="text1"/>
            <w:sz w:val="24"/>
            <w:szCs w:val="24"/>
            <w:lang w:val="en-US"/>
          </w:rPr>
          <w:t xml:space="preserve">Covid-19 genetic materials </w:t>
        </w:r>
      </w:ins>
      <w:ins w:id="532" w:author="User" w:date="2021-02-02T18:42:00Z">
        <w:r>
          <w:rPr>
            <w:rFonts w:ascii="Times New Roman" w:hAnsi="Times New Roman" w:cs="Times New Roman"/>
            <w:b/>
            <w:bCs/>
            <w:color w:val="000000" w:themeColor="text1"/>
            <w:sz w:val="24"/>
            <w:szCs w:val="24"/>
            <w:lang w:val="en-US"/>
          </w:rPr>
          <w:t xml:space="preserve">from whole over the </w:t>
        </w:r>
      </w:ins>
      <w:ins w:id="533" w:author="User" w:date="2021-02-02T18:44:00Z">
        <w:r w:rsidR="004D1277">
          <w:rPr>
            <w:rFonts w:ascii="Times New Roman" w:hAnsi="Times New Roman" w:cs="Times New Roman"/>
            <w:b/>
            <w:bCs/>
            <w:color w:val="000000" w:themeColor="text1"/>
            <w:sz w:val="24"/>
            <w:szCs w:val="24"/>
            <w:lang w:val="en-US"/>
          </w:rPr>
          <w:t>Bangladesh. After</w:t>
        </w:r>
      </w:ins>
      <w:ins w:id="534" w:author="User" w:date="2021-02-02T18:43:00Z">
        <w:r w:rsidR="004D1277">
          <w:rPr>
            <w:rFonts w:ascii="Times New Roman" w:hAnsi="Times New Roman" w:cs="Times New Roman"/>
            <w:b/>
            <w:bCs/>
            <w:color w:val="000000" w:themeColor="text1"/>
            <w:sz w:val="24"/>
            <w:szCs w:val="24"/>
            <w:lang w:val="en-US"/>
          </w:rPr>
          <w:t xml:space="preserve"> analysis it was demonstrated that all samples collected from </w:t>
        </w:r>
      </w:ins>
      <w:ins w:id="535" w:author="User" w:date="2021-02-02T18:44:00Z">
        <w:r w:rsidR="004D1277">
          <w:rPr>
            <w:rFonts w:ascii="Times New Roman" w:hAnsi="Times New Roman" w:cs="Times New Roman"/>
            <w:b/>
            <w:bCs/>
            <w:color w:val="000000" w:themeColor="text1"/>
            <w:sz w:val="24"/>
            <w:szCs w:val="24"/>
            <w:lang w:val="en-US"/>
          </w:rPr>
          <w:t xml:space="preserve">Dhaka city </w:t>
        </w:r>
      </w:ins>
      <w:ins w:id="536" w:author="User" w:date="2021-02-02T18:45:00Z">
        <w:r w:rsidR="004D1277">
          <w:rPr>
            <w:rFonts w:ascii="Times New Roman" w:hAnsi="Times New Roman" w:cs="Times New Roman"/>
            <w:b/>
            <w:bCs/>
            <w:color w:val="000000" w:themeColor="text1"/>
            <w:sz w:val="24"/>
            <w:szCs w:val="24"/>
            <w:lang w:val="en-US"/>
          </w:rPr>
          <w:t>was positive for Covid-19 various genes either first time or second time.</w:t>
        </w:r>
      </w:ins>
    </w:p>
    <w:p w14:paraId="53347956" w14:textId="77777777" w:rsidR="005C47E7" w:rsidRDefault="005C47E7" w:rsidP="00B260A7">
      <w:pPr>
        <w:autoSpaceDE w:val="0"/>
        <w:autoSpaceDN w:val="0"/>
        <w:adjustRightInd w:val="0"/>
        <w:spacing w:after="0" w:line="276" w:lineRule="auto"/>
        <w:jc w:val="both"/>
        <w:rPr>
          <w:ins w:id="537" w:author="User" w:date="2021-02-02T19:12:00Z"/>
          <w:rFonts w:ascii="Times New Roman" w:hAnsi="Times New Roman" w:cs="Times New Roman"/>
          <w:b/>
          <w:bCs/>
          <w:color w:val="000000" w:themeColor="text1"/>
          <w:sz w:val="24"/>
          <w:szCs w:val="24"/>
          <w:lang w:val="en-US"/>
        </w:rPr>
      </w:pPr>
      <w:ins w:id="538" w:author="User" w:date="2021-02-02T19:08:00Z">
        <w:r>
          <w:rPr>
            <w:rFonts w:ascii="Times New Roman" w:hAnsi="Times New Roman" w:cs="Times New Roman"/>
            <w:b/>
            <w:bCs/>
            <w:color w:val="000000" w:themeColor="text1"/>
            <w:sz w:val="24"/>
            <w:szCs w:val="24"/>
            <w:lang w:val="en-US"/>
          </w:rPr>
          <w:t>We</w:t>
        </w:r>
      </w:ins>
      <w:ins w:id="539" w:author="User" w:date="2021-02-02T18:53:00Z">
        <w:r w:rsidR="004D1277">
          <w:rPr>
            <w:rFonts w:ascii="Times New Roman" w:hAnsi="Times New Roman" w:cs="Times New Roman"/>
            <w:b/>
            <w:bCs/>
            <w:color w:val="000000" w:themeColor="text1"/>
            <w:sz w:val="24"/>
            <w:szCs w:val="24"/>
            <w:lang w:val="en-US"/>
          </w:rPr>
          <w:t xml:space="preserve"> </w:t>
        </w:r>
      </w:ins>
      <w:ins w:id="540" w:author="User" w:date="2021-02-02T19:08:00Z">
        <w:r>
          <w:rPr>
            <w:rFonts w:ascii="Times New Roman" w:hAnsi="Times New Roman" w:cs="Times New Roman"/>
            <w:b/>
            <w:bCs/>
            <w:color w:val="000000" w:themeColor="text1"/>
            <w:sz w:val="24"/>
            <w:szCs w:val="24"/>
            <w:lang w:val="en-US"/>
          </w:rPr>
          <w:t>detected</w:t>
        </w:r>
      </w:ins>
      <w:ins w:id="541" w:author="User" w:date="2021-02-02T18:53:00Z">
        <w:r w:rsidR="004D1277">
          <w:rPr>
            <w:rFonts w:ascii="Times New Roman" w:hAnsi="Times New Roman" w:cs="Times New Roman"/>
            <w:b/>
            <w:bCs/>
            <w:color w:val="000000" w:themeColor="text1"/>
            <w:sz w:val="24"/>
            <w:szCs w:val="24"/>
            <w:lang w:val="en-US"/>
          </w:rPr>
          <w:t xml:space="preserve"> </w:t>
        </w:r>
      </w:ins>
      <w:ins w:id="542" w:author="User" w:date="2021-02-02T18:47:00Z">
        <w:r w:rsidR="004D1277">
          <w:rPr>
            <w:rFonts w:ascii="Times New Roman" w:hAnsi="Times New Roman" w:cs="Times New Roman"/>
            <w:b/>
            <w:bCs/>
            <w:color w:val="000000" w:themeColor="text1"/>
            <w:sz w:val="24"/>
            <w:szCs w:val="24"/>
            <w:lang w:val="en-US"/>
          </w:rPr>
          <w:t xml:space="preserve">the </w:t>
        </w:r>
      </w:ins>
      <w:ins w:id="543" w:author="User" w:date="2021-02-02T18:52:00Z">
        <w:r w:rsidR="004D1277">
          <w:rPr>
            <w:rFonts w:ascii="Times New Roman" w:hAnsi="Times New Roman" w:cs="Times New Roman"/>
            <w:b/>
            <w:bCs/>
            <w:color w:val="000000" w:themeColor="text1"/>
            <w:sz w:val="24"/>
            <w:szCs w:val="24"/>
            <w:lang w:val="en-US"/>
          </w:rPr>
          <w:t>Ct</w:t>
        </w:r>
      </w:ins>
      <w:ins w:id="544" w:author="User" w:date="2021-02-02T18:47:00Z">
        <w:r w:rsidR="004D1277">
          <w:rPr>
            <w:rFonts w:ascii="Times New Roman" w:hAnsi="Times New Roman" w:cs="Times New Roman"/>
            <w:b/>
            <w:bCs/>
            <w:color w:val="000000" w:themeColor="text1"/>
            <w:sz w:val="24"/>
            <w:szCs w:val="24"/>
            <w:lang w:val="en-US"/>
          </w:rPr>
          <w:t xml:space="preserve"> value range</w:t>
        </w:r>
      </w:ins>
      <w:ins w:id="545" w:author="User" w:date="2021-02-02T19:08:00Z">
        <w:r>
          <w:rPr>
            <w:rFonts w:ascii="Times New Roman" w:hAnsi="Times New Roman" w:cs="Times New Roman"/>
            <w:b/>
            <w:bCs/>
            <w:color w:val="000000" w:themeColor="text1"/>
            <w:sz w:val="24"/>
            <w:szCs w:val="24"/>
            <w:lang w:val="en-US"/>
          </w:rPr>
          <w:t xml:space="preserve"> in the first and second round sampling respectively</w:t>
        </w:r>
      </w:ins>
      <w:ins w:id="546" w:author="User" w:date="2021-02-02T18:47:00Z">
        <w:r w:rsidR="004D1277">
          <w:rPr>
            <w:rFonts w:ascii="Times New Roman" w:hAnsi="Times New Roman" w:cs="Times New Roman"/>
            <w:b/>
            <w:bCs/>
            <w:color w:val="000000" w:themeColor="text1"/>
            <w:sz w:val="24"/>
            <w:szCs w:val="24"/>
            <w:lang w:val="en-US"/>
          </w:rPr>
          <w:t xml:space="preserve"> </w:t>
        </w:r>
      </w:ins>
      <w:ins w:id="547" w:author="User" w:date="2021-02-02T18:52:00Z">
        <w:r w:rsidR="004D1277">
          <w:rPr>
            <w:rFonts w:ascii="Times New Roman" w:hAnsi="Times New Roman" w:cs="Times New Roman"/>
            <w:b/>
            <w:bCs/>
            <w:color w:val="000000" w:themeColor="text1"/>
            <w:sz w:val="24"/>
            <w:szCs w:val="24"/>
            <w:lang w:val="en-US"/>
          </w:rPr>
          <w:t>CY5 (</w:t>
        </w:r>
      </w:ins>
      <w:ins w:id="548" w:author="User" w:date="2021-02-02T18:47:00Z">
        <w:r w:rsidR="004D1277">
          <w:rPr>
            <w:rFonts w:ascii="Times New Roman" w:hAnsi="Times New Roman" w:cs="Times New Roman"/>
            <w:b/>
            <w:bCs/>
            <w:color w:val="000000" w:themeColor="text1"/>
            <w:sz w:val="24"/>
            <w:szCs w:val="24"/>
            <w:lang w:val="en-US"/>
          </w:rPr>
          <w:t>30.72-38.44</w:t>
        </w:r>
      </w:ins>
      <w:ins w:id="549" w:author="User" w:date="2021-02-02T18:48:00Z">
        <w:r w:rsidR="004D1277">
          <w:rPr>
            <w:rFonts w:ascii="Times New Roman" w:hAnsi="Times New Roman" w:cs="Times New Roman"/>
            <w:b/>
            <w:bCs/>
            <w:color w:val="000000" w:themeColor="text1"/>
            <w:sz w:val="24"/>
            <w:szCs w:val="24"/>
            <w:lang w:val="en-US"/>
          </w:rPr>
          <w:t>)</w:t>
        </w:r>
      </w:ins>
      <w:ins w:id="550" w:author="User" w:date="2021-02-02T18:52:00Z">
        <w:r w:rsidR="004D1277">
          <w:rPr>
            <w:rFonts w:ascii="Times New Roman" w:hAnsi="Times New Roman" w:cs="Times New Roman"/>
            <w:b/>
            <w:bCs/>
            <w:color w:val="000000" w:themeColor="text1"/>
            <w:sz w:val="24"/>
            <w:szCs w:val="24"/>
            <w:lang w:val="en-US"/>
          </w:rPr>
          <w:t>, FAM (</w:t>
        </w:r>
      </w:ins>
      <w:ins w:id="551" w:author="User" w:date="2021-02-02T18:51:00Z">
        <w:r w:rsidR="004D1277">
          <w:rPr>
            <w:rFonts w:ascii="Times New Roman" w:hAnsi="Times New Roman" w:cs="Times New Roman"/>
            <w:b/>
            <w:bCs/>
            <w:color w:val="000000" w:themeColor="text1"/>
            <w:sz w:val="24"/>
            <w:szCs w:val="24"/>
            <w:lang w:val="en-US"/>
          </w:rPr>
          <w:t>32.12-37.61</w:t>
        </w:r>
      </w:ins>
      <w:ins w:id="552" w:author="User" w:date="2021-02-02T18:52:00Z">
        <w:r w:rsidR="004D1277">
          <w:rPr>
            <w:rFonts w:ascii="Times New Roman" w:hAnsi="Times New Roman" w:cs="Times New Roman"/>
            <w:b/>
            <w:bCs/>
            <w:color w:val="000000" w:themeColor="text1"/>
            <w:sz w:val="24"/>
            <w:szCs w:val="24"/>
            <w:lang w:val="en-US"/>
          </w:rPr>
          <w:t>)</w:t>
        </w:r>
      </w:ins>
      <w:ins w:id="553" w:author="User" w:date="2021-02-02T18:53:00Z">
        <w:r w:rsidR="00D82654">
          <w:rPr>
            <w:rFonts w:ascii="Times New Roman" w:hAnsi="Times New Roman" w:cs="Times New Roman"/>
            <w:b/>
            <w:bCs/>
            <w:color w:val="000000" w:themeColor="text1"/>
            <w:sz w:val="24"/>
            <w:szCs w:val="24"/>
            <w:lang w:val="en-US"/>
          </w:rPr>
          <w:t>, ROX (</w:t>
        </w:r>
      </w:ins>
      <w:ins w:id="554" w:author="User" w:date="2021-02-02T18:52:00Z">
        <w:r w:rsidR="004D1277">
          <w:rPr>
            <w:rFonts w:ascii="Times New Roman" w:hAnsi="Times New Roman" w:cs="Times New Roman"/>
            <w:b/>
            <w:bCs/>
            <w:color w:val="000000" w:themeColor="text1"/>
            <w:sz w:val="24"/>
            <w:szCs w:val="24"/>
            <w:lang w:val="en-US"/>
          </w:rPr>
          <w:t>33.11-37.48)</w:t>
        </w:r>
      </w:ins>
      <w:ins w:id="555" w:author="User" w:date="2021-02-02T18:53:00Z">
        <w:r w:rsidR="00D82654">
          <w:rPr>
            <w:rFonts w:ascii="Times New Roman" w:hAnsi="Times New Roman" w:cs="Times New Roman"/>
            <w:b/>
            <w:bCs/>
            <w:color w:val="000000" w:themeColor="text1"/>
            <w:sz w:val="24"/>
            <w:szCs w:val="24"/>
            <w:lang w:val="en-US"/>
          </w:rPr>
          <w:t xml:space="preserve"> where </w:t>
        </w:r>
      </w:ins>
      <w:ins w:id="556" w:author="User" w:date="2021-02-02T18:55:00Z">
        <w:r w:rsidR="00D82654">
          <w:rPr>
            <w:rFonts w:ascii="Times New Roman" w:hAnsi="Times New Roman" w:cs="Times New Roman"/>
            <w:b/>
            <w:bCs/>
            <w:color w:val="000000" w:themeColor="text1"/>
            <w:sz w:val="24"/>
            <w:szCs w:val="24"/>
            <w:lang w:val="en-US"/>
          </w:rPr>
          <w:t>CY5 (31.8-39.7), FAM (33.3-38.75), ROX (31.0-39.32)</w:t>
        </w:r>
      </w:ins>
      <w:ins w:id="557" w:author="User" w:date="2021-02-02T19:12:00Z">
        <w:r>
          <w:rPr>
            <w:rFonts w:ascii="Times New Roman" w:hAnsi="Times New Roman" w:cs="Times New Roman"/>
            <w:b/>
            <w:bCs/>
            <w:color w:val="000000" w:themeColor="text1"/>
            <w:sz w:val="24"/>
            <w:szCs w:val="24"/>
            <w:lang w:val="en-US"/>
          </w:rPr>
          <w:t>, where</w:t>
        </w:r>
      </w:ins>
      <w:ins w:id="558" w:author="User" w:date="2021-02-02T18:55:00Z">
        <w:r>
          <w:rPr>
            <w:rFonts w:ascii="Times New Roman" w:hAnsi="Times New Roman" w:cs="Times New Roman"/>
            <w:b/>
            <w:bCs/>
            <w:color w:val="000000" w:themeColor="text1"/>
            <w:sz w:val="24"/>
            <w:szCs w:val="24"/>
            <w:lang w:val="en-US"/>
          </w:rPr>
          <w:t xml:space="preserve"> second round </w:t>
        </w:r>
      </w:ins>
      <w:ins w:id="559" w:author="User" w:date="2021-02-02T19:09:00Z">
        <w:r>
          <w:rPr>
            <w:rFonts w:ascii="Times New Roman" w:hAnsi="Times New Roman" w:cs="Times New Roman"/>
            <w:b/>
            <w:bCs/>
            <w:color w:val="000000" w:themeColor="text1"/>
            <w:sz w:val="24"/>
            <w:szCs w:val="24"/>
            <w:lang w:val="en-US"/>
          </w:rPr>
          <w:t xml:space="preserve">Ct value was higher than first round </w:t>
        </w:r>
      </w:ins>
      <w:ins w:id="560" w:author="User" w:date="2021-02-02T19:12:00Z">
        <w:r>
          <w:rPr>
            <w:rFonts w:ascii="Times New Roman" w:hAnsi="Times New Roman" w:cs="Times New Roman"/>
            <w:b/>
            <w:bCs/>
            <w:color w:val="000000" w:themeColor="text1"/>
            <w:sz w:val="24"/>
            <w:szCs w:val="24"/>
            <w:lang w:val="en-US"/>
          </w:rPr>
          <w:t>sampling</w:t>
        </w:r>
      </w:ins>
      <w:ins w:id="561" w:author="User" w:date="2021-02-02T19:09:00Z">
        <w:r>
          <w:rPr>
            <w:rFonts w:ascii="Times New Roman" w:hAnsi="Times New Roman" w:cs="Times New Roman"/>
            <w:b/>
            <w:bCs/>
            <w:color w:val="000000" w:themeColor="text1"/>
            <w:sz w:val="24"/>
            <w:szCs w:val="24"/>
            <w:lang w:val="en-US"/>
          </w:rPr>
          <w:t>. It</w:t>
        </w:r>
      </w:ins>
      <w:ins w:id="562" w:author="User" w:date="2021-02-02T19:11:00Z">
        <w:r>
          <w:rPr>
            <w:rFonts w:ascii="Times New Roman" w:hAnsi="Times New Roman" w:cs="Times New Roman"/>
            <w:b/>
            <w:bCs/>
            <w:color w:val="000000" w:themeColor="text1"/>
            <w:sz w:val="24"/>
            <w:szCs w:val="24"/>
            <w:lang w:val="en-US"/>
          </w:rPr>
          <w:t xml:space="preserve"> specified that in the second time moth of January Covid-</w:t>
        </w:r>
      </w:ins>
      <w:ins w:id="563" w:author="User" w:date="2021-02-02T19:12:00Z">
        <w:r>
          <w:rPr>
            <w:rFonts w:ascii="Times New Roman" w:hAnsi="Times New Roman" w:cs="Times New Roman"/>
            <w:b/>
            <w:bCs/>
            <w:color w:val="000000" w:themeColor="text1"/>
            <w:sz w:val="24"/>
            <w:szCs w:val="24"/>
            <w:lang w:val="en-US"/>
          </w:rPr>
          <w:t>19 patient</w:t>
        </w:r>
      </w:ins>
      <w:ins w:id="564" w:author="User" w:date="2021-02-02T19:11:00Z">
        <w:r>
          <w:rPr>
            <w:rFonts w:ascii="Times New Roman" w:hAnsi="Times New Roman" w:cs="Times New Roman"/>
            <w:b/>
            <w:bCs/>
            <w:color w:val="000000" w:themeColor="text1"/>
            <w:sz w:val="24"/>
            <w:szCs w:val="24"/>
            <w:lang w:val="en-US"/>
          </w:rPr>
          <w:t xml:space="preserve"> number was lower tha</w:t>
        </w:r>
      </w:ins>
      <w:ins w:id="565" w:author="User" w:date="2021-02-02T19:12:00Z">
        <w:r>
          <w:rPr>
            <w:rFonts w:ascii="Times New Roman" w:hAnsi="Times New Roman" w:cs="Times New Roman"/>
            <w:b/>
            <w:bCs/>
            <w:color w:val="000000" w:themeColor="text1"/>
            <w:sz w:val="24"/>
            <w:szCs w:val="24"/>
            <w:lang w:val="en-US"/>
          </w:rPr>
          <w:t>n first time sampling month of December.</w:t>
        </w:r>
      </w:ins>
    </w:p>
    <w:p w14:paraId="1F0AF547" w14:textId="77777777" w:rsidR="005C47E7" w:rsidRDefault="005C47E7" w:rsidP="00B260A7">
      <w:pPr>
        <w:autoSpaceDE w:val="0"/>
        <w:autoSpaceDN w:val="0"/>
        <w:adjustRightInd w:val="0"/>
        <w:spacing w:after="0" w:line="276" w:lineRule="auto"/>
        <w:jc w:val="both"/>
        <w:rPr>
          <w:ins w:id="566" w:author="User" w:date="2021-02-02T19:12:00Z"/>
          <w:rFonts w:ascii="Times New Roman" w:hAnsi="Times New Roman" w:cs="Times New Roman"/>
          <w:b/>
          <w:bCs/>
          <w:color w:val="000000" w:themeColor="text1"/>
          <w:sz w:val="24"/>
          <w:szCs w:val="24"/>
          <w:lang w:val="en-US"/>
        </w:rPr>
      </w:pPr>
    </w:p>
    <w:p w14:paraId="1EC0B42A" w14:textId="77777777" w:rsidR="00184BF6" w:rsidRDefault="005C47E7" w:rsidP="00B260A7">
      <w:pPr>
        <w:autoSpaceDE w:val="0"/>
        <w:autoSpaceDN w:val="0"/>
        <w:adjustRightInd w:val="0"/>
        <w:spacing w:after="0" w:line="276" w:lineRule="auto"/>
        <w:jc w:val="both"/>
        <w:rPr>
          <w:ins w:id="567" w:author="User" w:date="2021-02-02T19:19:00Z"/>
          <w:rFonts w:ascii="Times New Roman" w:hAnsi="Times New Roman" w:cs="Times New Roman"/>
          <w:b/>
          <w:bCs/>
          <w:color w:val="000000" w:themeColor="text1"/>
          <w:sz w:val="24"/>
          <w:szCs w:val="24"/>
          <w:lang w:val="en-US"/>
        </w:rPr>
      </w:pPr>
      <w:proofErr w:type="gramStart"/>
      <w:ins w:id="568" w:author="User" w:date="2021-02-02T19:13:00Z">
        <w:r>
          <w:rPr>
            <w:rFonts w:ascii="Times New Roman" w:hAnsi="Times New Roman" w:cs="Times New Roman"/>
            <w:b/>
            <w:bCs/>
            <w:color w:val="000000" w:themeColor="text1"/>
            <w:sz w:val="24"/>
            <w:szCs w:val="24"/>
            <w:lang w:val="en-US"/>
          </w:rPr>
          <w:t>Another</w:t>
        </w:r>
        <w:proofErr w:type="gramEnd"/>
        <w:r>
          <w:rPr>
            <w:rFonts w:ascii="Times New Roman" w:hAnsi="Times New Roman" w:cs="Times New Roman"/>
            <w:b/>
            <w:bCs/>
            <w:color w:val="000000" w:themeColor="text1"/>
            <w:sz w:val="24"/>
            <w:szCs w:val="24"/>
            <w:lang w:val="en-US"/>
          </w:rPr>
          <w:t xml:space="preserve"> findings of our study proved that in the Dhaka city the number of bacteria was highest per ml from all other samples.</w:t>
        </w:r>
      </w:ins>
      <w:ins w:id="569" w:author="User" w:date="2021-02-02T19:14:00Z">
        <w:r>
          <w:rPr>
            <w:rFonts w:ascii="Times New Roman" w:hAnsi="Times New Roman" w:cs="Times New Roman"/>
            <w:b/>
            <w:bCs/>
            <w:color w:val="000000" w:themeColor="text1"/>
            <w:sz w:val="24"/>
            <w:szCs w:val="24"/>
            <w:lang w:val="en-US"/>
          </w:rPr>
          <w:t xml:space="preserve"> It </w:t>
        </w:r>
      </w:ins>
      <w:ins w:id="570" w:author="User" w:date="2021-02-02T19:16:00Z">
        <w:r w:rsidR="00184BF6">
          <w:rPr>
            <w:rFonts w:ascii="Times New Roman" w:hAnsi="Times New Roman" w:cs="Times New Roman"/>
            <w:b/>
            <w:bCs/>
            <w:color w:val="000000" w:themeColor="text1"/>
            <w:sz w:val="24"/>
            <w:szCs w:val="24"/>
            <w:lang w:val="en-US"/>
          </w:rPr>
          <w:t xml:space="preserve">opens another door of research that we might be get any indicator bacteria in the </w:t>
        </w:r>
      </w:ins>
      <w:ins w:id="571" w:author="User" w:date="2021-02-02T19:17:00Z">
        <w:r w:rsidR="00184BF6">
          <w:rPr>
            <w:rFonts w:ascii="Times New Roman" w:hAnsi="Times New Roman" w:cs="Times New Roman"/>
            <w:b/>
            <w:bCs/>
            <w:color w:val="000000" w:themeColor="text1"/>
            <w:sz w:val="24"/>
            <w:szCs w:val="24"/>
            <w:lang w:val="en-US"/>
          </w:rPr>
          <w:t>community</w:t>
        </w:r>
      </w:ins>
      <w:ins w:id="572" w:author="User" w:date="2021-02-02T19:16:00Z">
        <w:r w:rsidR="00184BF6">
          <w:rPr>
            <w:rFonts w:ascii="Times New Roman" w:hAnsi="Times New Roman" w:cs="Times New Roman"/>
            <w:b/>
            <w:bCs/>
            <w:color w:val="000000" w:themeColor="text1"/>
            <w:sz w:val="24"/>
            <w:szCs w:val="24"/>
            <w:lang w:val="en-US"/>
          </w:rPr>
          <w:t xml:space="preserve"> </w:t>
        </w:r>
      </w:ins>
      <w:ins w:id="573" w:author="User" w:date="2021-02-02T19:17:00Z">
        <w:r w:rsidR="00184BF6">
          <w:rPr>
            <w:rFonts w:ascii="Times New Roman" w:hAnsi="Times New Roman" w:cs="Times New Roman"/>
            <w:b/>
            <w:bCs/>
            <w:color w:val="000000" w:themeColor="text1"/>
            <w:sz w:val="24"/>
            <w:szCs w:val="24"/>
            <w:lang w:val="en-US"/>
          </w:rPr>
          <w:t xml:space="preserve">which able to help easily detect </w:t>
        </w:r>
      </w:ins>
      <w:ins w:id="574" w:author="User" w:date="2021-02-02T19:18:00Z">
        <w:r w:rsidR="00184BF6">
          <w:rPr>
            <w:rFonts w:ascii="Times New Roman" w:hAnsi="Times New Roman" w:cs="Times New Roman"/>
            <w:b/>
            <w:bCs/>
            <w:color w:val="000000" w:themeColor="text1"/>
            <w:sz w:val="24"/>
            <w:szCs w:val="24"/>
            <w:lang w:val="en-US"/>
          </w:rPr>
          <w:t>Covid-19 gene without expensive molecular laboratory.</w:t>
        </w:r>
      </w:ins>
    </w:p>
    <w:p w14:paraId="789CEBE9" w14:textId="77777777" w:rsidR="00184BF6" w:rsidRDefault="00184BF6" w:rsidP="00B260A7">
      <w:pPr>
        <w:autoSpaceDE w:val="0"/>
        <w:autoSpaceDN w:val="0"/>
        <w:adjustRightInd w:val="0"/>
        <w:spacing w:after="0" w:line="276" w:lineRule="auto"/>
        <w:jc w:val="both"/>
        <w:rPr>
          <w:ins w:id="575" w:author="User" w:date="2021-02-02T19:19:00Z"/>
          <w:rFonts w:ascii="Times New Roman" w:hAnsi="Times New Roman" w:cs="Times New Roman"/>
          <w:b/>
          <w:bCs/>
          <w:color w:val="000000" w:themeColor="text1"/>
          <w:sz w:val="24"/>
          <w:szCs w:val="24"/>
          <w:lang w:val="en-US"/>
        </w:rPr>
      </w:pPr>
    </w:p>
    <w:p w14:paraId="4D18D2A5" w14:textId="77777777" w:rsidR="00222136" w:rsidRDefault="00184BF6" w:rsidP="00B260A7">
      <w:pPr>
        <w:autoSpaceDE w:val="0"/>
        <w:autoSpaceDN w:val="0"/>
        <w:adjustRightInd w:val="0"/>
        <w:spacing w:after="0" w:line="276" w:lineRule="auto"/>
        <w:jc w:val="both"/>
        <w:rPr>
          <w:ins w:id="576" w:author="User" w:date="2021-02-02T19:27:00Z"/>
          <w:rFonts w:ascii="Times New Roman" w:hAnsi="Times New Roman" w:cs="Times New Roman"/>
          <w:b/>
          <w:bCs/>
          <w:color w:val="000000" w:themeColor="text1"/>
          <w:sz w:val="24"/>
          <w:szCs w:val="24"/>
          <w:lang w:val="en-US"/>
        </w:rPr>
      </w:pPr>
      <w:ins w:id="577" w:author="User" w:date="2021-02-02T19:19:00Z">
        <w:r>
          <w:rPr>
            <w:rFonts w:ascii="Times New Roman" w:hAnsi="Times New Roman" w:cs="Times New Roman"/>
            <w:b/>
            <w:bCs/>
            <w:color w:val="000000" w:themeColor="text1"/>
            <w:sz w:val="24"/>
            <w:szCs w:val="24"/>
            <w:lang w:val="en-US"/>
          </w:rPr>
          <w:t xml:space="preserve">It might be claimed </w:t>
        </w:r>
      </w:ins>
      <w:ins w:id="578" w:author="User" w:date="2021-02-02T19:20:00Z">
        <w:r>
          <w:rPr>
            <w:rFonts w:ascii="Times New Roman" w:hAnsi="Times New Roman" w:cs="Times New Roman"/>
            <w:b/>
            <w:bCs/>
            <w:color w:val="000000" w:themeColor="text1"/>
            <w:sz w:val="24"/>
            <w:szCs w:val="24"/>
            <w:lang w:val="en-US"/>
          </w:rPr>
          <w:t xml:space="preserve">that number </w:t>
        </w:r>
        <w:proofErr w:type="gramStart"/>
        <w:r>
          <w:rPr>
            <w:rFonts w:ascii="Times New Roman" w:hAnsi="Times New Roman" w:cs="Times New Roman"/>
            <w:b/>
            <w:bCs/>
            <w:color w:val="000000" w:themeColor="text1"/>
            <w:sz w:val="24"/>
            <w:szCs w:val="24"/>
            <w:lang w:val="en-US"/>
          </w:rPr>
          <w:t xml:space="preserve">of </w:t>
        </w:r>
      </w:ins>
      <w:ins w:id="579" w:author="User" w:date="2021-02-02T19:19:00Z">
        <w:r>
          <w:rPr>
            <w:rFonts w:ascii="Times New Roman" w:hAnsi="Times New Roman" w:cs="Times New Roman"/>
            <w:b/>
            <w:bCs/>
            <w:color w:val="000000" w:themeColor="text1"/>
            <w:sz w:val="24"/>
            <w:szCs w:val="24"/>
            <w:lang w:val="en-US"/>
          </w:rPr>
          <w:t xml:space="preserve"> </w:t>
        </w:r>
      </w:ins>
      <w:ins w:id="580" w:author="User" w:date="2021-02-02T19:20:00Z">
        <w:r>
          <w:rPr>
            <w:rFonts w:ascii="Times New Roman" w:hAnsi="Times New Roman" w:cs="Times New Roman"/>
            <w:b/>
            <w:bCs/>
            <w:color w:val="000000" w:themeColor="text1"/>
            <w:sz w:val="24"/>
            <w:szCs w:val="24"/>
            <w:lang w:val="en-US"/>
          </w:rPr>
          <w:t>bacterial</w:t>
        </w:r>
        <w:proofErr w:type="gramEnd"/>
        <w:r>
          <w:rPr>
            <w:rFonts w:ascii="Times New Roman" w:hAnsi="Times New Roman" w:cs="Times New Roman"/>
            <w:b/>
            <w:bCs/>
            <w:color w:val="000000" w:themeColor="text1"/>
            <w:sz w:val="24"/>
            <w:szCs w:val="24"/>
            <w:lang w:val="en-US"/>
          </w:rPr>
          <w:t xml:space="preserve"> population has strongly </w:t>
        </w:r>
      </w:ins>
      <w:ins w:id="581" w:author="User" w:date="2021-02-02T19:22:00Z">
        <w:r>
          <w:rPr>
            <w:rFonts w:ascii="Times New Roman" w:hAnsi="Times New Roman" w:cs="Times New Roman"/>
            <w:b/>
            <w:bCs/>
            <w:color w:val="000000" w:themeColor="text1"/>
            <w:sz w:val="24"/>
            <w:szCs w:val="24"/>
            <w:lang w:val="en-US"/>
          </w:rPr>
          <w:t>association</w:t>
        </w:r>
      </w:ins>
      <w:ins w:id="582" w:author="User" w:date="2021-02-02T19:20:00Z">
        <w:r>
          <w:rPr>
            <w:rFonts w:ascii="Times New Roman" w:hAnsi="Times New Roman" w:cs="Times New Roman"/>
            <w:b/>
            <w:bCs/>
            <w:color w:val="000000" w:themeColor="text1"/>
            <w:sz w:val="24"/>
            <w:szCs w:val="24"/>
            <w:lang w:val="en-US"/>
          </w:rPr>
          <w:t xml:space="preserve"> with Covid-19 genetic materials as we also found higher number of </w:t>
        </w:r>
      </w:ins>
      <w:proofErr w:type="spellStart"/>
      <w:ins w:id="583" w:author="User" w:date="2021-02-02T19:21:00Z">
        <w:r>
          <w:rPr>
            <w:rFonts w:ascii="Times New Roman" w:hAnsi="Times New Roman" w:cs="Times New Roman"/>
            <w:b/>
            <w:bCs/>
            <w:color w:val="000000" w:themeColor="text1"/>
            <w:sz w:val="24"/>
            <w:szCs w:val="24"/>
            <w:lang w:val="en-US"/>
          </w:rPr>
          <w:t>ct</w:t>
        </w:r>
        <w:proofErr w:type="spellEnd"/>
        <w:r>
          <w:rPr>
            <w:rFonts w:ascii="Times New Roman" w:hAnsi="Times New Roman" w:cs="Times New Roman"/>
            <w:b/>
            <w:bCs/>
            <w:color w:val="000000" w:themeColor="text1"/>
            <w:sz w:val="24"/>
            <w:szCs w:val="24"/>
            <w:lang w:val="en-US"/>
          </w:rPr>
          <w:t xml:space="preserve"> value with lower  number of </w:t>
        </w:r>
      </w:ins>
      <w:ins w:id="584" w:author="User" w:date="2021-02-02T19:22:00Z">
        <w:r>
          <w:rPr>
            <w:rFonts w:ascii="Times New Roman" w:hAnsi="Times New Roman" w:cs="Times New Roman"/>
            <w:b/>
            <w:bCs/>
            <w:color w:val="000000" w:themeColor="text1"/>
            <w:sz w:val="24"/>
            <w:szCs w:val="24"/>
            <w:lang w:val="en-US"/>
          </w:rPr>
          <w:t xml:space="preserve">bacterial population in </w:t>
        </w:r>
        <w:proofErr w:type="spellStart"/>
        <w:r>
          <w:rPr>
            <w:rFonts w:ascii="Times New Roman" w:hAnsi="Times New Roman" w:cs="Times New Roman"/>
            <w:b/>
            <w:bCs/>
            <w:color w:val="000000" w:themeColor="text1"/>
            <w:sz w:val="24"/>
            <w:szCs w:val="24"/>
            <w:lang w:val="en-US"/>
          </w:rPr>
          <w:t>Rohiga</w:t>
        </w:r>
        <w:proofErr w:type="spellEnd"/>
        <w:r>
          <w:rPr>
            <w:rFonts w:ascii="Times New Roman" w:hAnsi="Times New Roman" w:cs="Times New Roman"/>
            <w:b/>
            <w:bCs/>
            <w:color w:val="000000" w:themeColor="text1"/>
            <w:sz w:val="24"/>
            <w:szCs w:val="24"/>
            <w:lang w:val="en-US"/>
          </w:rPr>
          <w:t xml:space="preserve"> camp sewage sample from both treated and row samples.</w:t>
        </w:r>
      </w:ins>
      <w:ins w:id="585" w:author="User" w:date="2021-02-02T19:19:00Z">
        <w:r>
          <w:rPr>
            <w:rFonts w:ascii="Times New Roman" w:hAnsi="Times New Roman" w:cs="Times New Roman"/>
            <w:b/>
            <w:bCs/>
            <w:color w:val="000000" w:themeColor="text1"/>
            <w:sz w:val="24"/>
            <w:szCs w:val="24"/>
            <w:lang w:val="en-US"/>
          </w:rPr>
          <w:t xml:space="preserve"> </w:t>
        </w:r>
      </w:ins>
    </w:p>
    <w:p w14:paraId="132D4A39" w14:textId="77777777" w:rsidR="00222136" w:rsidRDefault="00222136" w:rsidP="00B260A7">
      <w:pPr>
        <w:autoSpaceDE w:val="0"/>
        <w:autoSpaceDN w:val="0"/>
        <w:adjustRightInd w:val="0"/>
        <w:spacing w:after="0" w:line="276" w:lineRule="auto"/>
        <w:jc w:val="both"/>
        <w:rPr>
          <w:ins w:id="586" w:author="User" w:date="2021-02-02T19:27:00Z"/>
          <w:rFonts w:ascii="Times New Roman" w:hAnsi="Times New Roman" w:cs="Times New Roman"/>
          <w:b/>
          <w:bCs/>
          <w:color w:val="000000" w:themeColor="text1"/>
          <w:sz w:val="24"/>
          <w:szCs w:val="24"/>
          <w:lang w:val="en-US"/>
        </w:rPr>
      </w:pPr>
    </w:p>
    <w:p w14:paraId="134D04FB" w14:textId="7ED29EC8" w:rsidR="009B4353" w:rsidRDefault="0022213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ins w:id="587" w:author="User" w:date="2021-02-02T19:27:00Z">
        <w:r>
          <w:rPr>
            <w:rFonts w:ascii="Times New Roman" w:hAnsi="Times New Roman" w:cs="Times New Roman"/>
            <w:b/>
            <w:bCs/>
            <w:color w:val="000000" w:themeColor="text1"/>
            <w:sz w:val="24"/>
            <w:szCs w:val="24"/>
            <w:lang w:val="en-US"/>
          </w:rPr>
          <w:lastRenderedPageBreak/>
          <w:t xml:space="preserve">Another reason for highest number of bacterial population might be for </w:t>
        </w:r>
      </w:ins>
      <w:ins w:id="588" w:author="User" w:date="2021-02-02T19:28:00Z">
        <w:r>
          <w:rPr>
            <w:rFonts w:ascii="Times New Roman" w:hAnsi="Times New Roman" w:cs="Times New Roman"/>
            <w:b/>
            <w:bCs/>
            <w:color w:val="000000" w:themeColor="text1"/>
            <w:sz w:val="24"/>
            <w:szCs w:val="24"/>
            <w:lang w:val="en-US"/>
          </w:rPr>
          <w:t xml:space="preserve">PH of Dhaka city that was </w:t>
        </w:r>
      </w:ins>
      <w:ins w:id="589" w:author="User" w:date="2021-02-02T19:29:00Z">
        <w:r>
          <w:rPr>
            <w:rFonts w:ascii="Times New Roman" w:hAnsi="Times New Roman" w:cs="Times New Roman"/>
            <w:b/>
            <w:bCs/>
            <w:color w:val="000000" w:themeColor="text1"/>
            <w:sz w:val="24"/>
            <w:szCs w:val="24"/>
            <w:lang w:val="en-US"/>
          </w:rPr>
          <w:t xml:space="preserve">first and second round sequentially </w:t>
        </w:r>
      </w:ins>
      <w:ins w:id="590" w:author="User" w:date="2021-02-02T19:28:00Z">
        <w:r>
          <w:rPr>
            <w:rFonts w:ascii="Times New Roman" w:hAnsi="Times New Roman" w:cs="Times New Roman"/>
            <w:b/>
            <w:bCs/>
            <w:color w:val="000000" w:themeColor="text1"/>
            <w:sz w:val="24"/>
            <w:szCs w:val="24"/>
            <w:lang w:val="en-US"/>
          </w:rPr>
          <w:t>(6.60-8.70)</w:t>
        </w:r>
      </w:ins>
      <w:ins w:id="591" w:author="User" w:date="2021-02-02T19:29:00Z">
        <w:r>
          <w:rPr>
            <w:rFonts w:ascii="Times New Roman" w:hAnsi="Times New Roman" w:cs="Times New Roman"/>
            <w:b/>
            <w:bCs/>
            <w:color w:val="000000" w:themeColor="text1"/>
            <w:sz w:val="24"/>
            <w:szCs w:val="24"/>
            <w:lang w:val="en-US"/>
          </w:rPr>
          <w:t xml:space="preserve"> and (6.60-8.90</w:t>
        </w:r>
        <w:proofErr w:type="gramStart"/>
        <w:r>
          <w:rPr>
            <w:rFonts w:ascii="Times New Roman" w:hAnsi="Times New Roman" w:cs="Times New Roman"/>
            <w:b/>
            <w:bCs/>
            <w:color w:val="000000" w:themeColor="text1"/>
            <w:sz w:val="24"/>
            <w:szCs w:val="24"/>
            <w:lang w:val="en-US"/>
          </w:rPr>
          <w:t>)</w:t>
        </w:r>
      </w:ins>
      <w:ins w:id="592" w:author="User" w:date="2021-02-02T19:28:00Z">
        <w:r>
          <w:rPr>
            <w:rFonts w:ascii="Times New Roman" w:hAnsi="Times New Roman" w:cs="Times New Roman"/>
            <w:b/>
            <w:bCs/>
            <w:color w:val="000000" w:themeColor="text1"/>
            <w:sz w:val="24"/>
            <w:szCs w:val="24"/>
            <w:lang w:val="en-US"/>
          </w:rPr>
          <w:t>.</w:t>
        </w:r>
      </w:ins>
      <w:ins w:id="593" w:author="User" w:date="2021-02-02T19:30:00Z">
        <w:r>
          <w:rPr>
            <w:rFonts w:ascii="Times New Roman" w:hAnsi="Times New Roman" w:cs="Times New Roman"/>
            <w:b/>
            <w:bCs/>
            <w:color w:val="000000" w:themeColor="text1"/>
            <w:sz w:val="24"/>
            <w:szCs w:val="24"/>
            <w:lang w:val="en-US"/>
          </w:rPr>
          <w:t>From</w:t>
        </w:r>
        <w:proofErr w:type="gramEnd"/>
        <w:r>
          <w:rPr>
            <w:rFonts w:ascii="Times New Roman" w:hAnsi="Times New Roman" w:cs="Times New Roman"/>
            <w:b/>
            <w:bCs/>
            <w:color w:val="000000" w:themeColor="text1"/>
            <w:sz w:val="24"/>
            <w:szCs w:val="24"/>
            <w:lang w:val="en-US"/>
          </w:rPr>
          <w:t xml:space="preserve"> literature review it found that in the neutral conditions </w:t>
        </w:r>
      </w:ins>
      <w:ins w:id="594" w:author="User" w:date="2021-02-02T19:31:00Z">
        <w:r>
          <w:rPr>
            <w:rFonts w:ascii="Times New Roman" w:hAnsi="Times New Roman" w:cs="Times New Roman"/>
            <w:b/>
            <w:bCs/>
            <w:color w:val="000000" w:themeColor="text1"/>
            <w:sz w:val="24"/>
            <w:szCs w:val="24"/>
            <w:lang w:val="en-US"/>
          </w:rPr>
          <w:t>are favorable for bacterial</w:t>
        </w:r>
      </w:ins>
      <w:ins w:id="595" w:author="User" w:date="2021-02-02T19:30:00Z">
        <w:r>
          <w:rPr>
            <w:rFonts w:ascii="Times New Roman" w:hAnsi="Times New Roman" w:cs="Times New Roman"/>
            <w:b/>
            <w:bCs/>
            <w:color w:val="000000" w:themeColor="text1"/>
            <w:sz w:val="24"/>
            <w:szCs w:val="24"/>
            <w:lang w:val="en-US"/>
          </w:rPr>
          <w:t xml:space="preserve"> population </w:t>
        </w:r>
      </w:ins>
      <w:ins w:id="596" w:author="User" w:date="2021-02-02T19:31:00Z">
        <w:r>
          <w:rPr>
            <w:rFonts w:ascii="Times New Roman" w:hAnsi="Times New Roman" w:cs="Times New Roman"/>
            <w:b/>
            <w:bCs/>
            <w:color w:val="000000" w:themeColor="text1"/>
            <w:sz w:val="24"/>
            <w:szCs w:val="24"/>
            <w:lang w:val="en-US"/>
          </w:rPr>
          <w:t>that was not found from other places.</w:t>
        </w:r>
      </w:ins>
      <w:del w:id="597" w:author="User" w:date="2021-02-02T18:38:00Z">
        <w:r w:rsidR="00486B06" w:rsidDel="00F010BF">
          <w:rPr>
            <w:rFonts w:ascii="Times New Roman" w:hAnsi="Times New Roman" w:cs="Times New Roman"/>
            <w:b/>
            <w:bCs/>
            <w:color w:val="000000" w:themeColor="text1"/>
            <w:sz w:val="24"/>
            <w:szCs w:val="24"/>
            <w:lang w:val="en-US"/>
          </w:rPr>
          <w:delText>o…</w:delText>
        </w:r>
      </w:del>
    </w:p>
    <w:p w14:paraId="0215DE2F" w14:textId="77777777" w:rsidR="00486B06" w:rsidRDefault="00486B0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1BF9641A" w14:textId="3A6E2659" w:rsidR="00486B06" w:rsidDel="00222136" w:rsidRDefault="00486B06" w:rsidP="00B260A7">
      <w:pPr>
        <w:autoSpaceDE w:val="0"/>
        <w:autoSpaceDN w:val="0"/>
        <w:adjustRightInd w:val="0"/>
        <w:spacing w:after="0" w:line="276" w:lineRule="auto"/>
        <w:jc w:val="both"/>
        <w:rPr>
          <w:del w:id="598" w:author="User" w:date="2021-02-02T19:33:00Z"/>
          <w:rFonts w:ascii="Times New Roman" w:hAnsi="Times New Roman" w:cs="Times New Roman"/>
          <w:b/>
          <w:bCs/>
          <w:color w:val="000000" w:themeColor="text1"/>
          <w:sz w:val="24"/>
          <w:szCs w:val="24"/>
          <w:lang w:val="en-US"/>
        </w:rPr>
      </w:pPr>
      <w:del w:id="599" w:author="User" w:date="2021-02-02T19:33:00Z">
        <w:r w:rsidDel="00222136">
          <w:rPr>
            <w:rFonts w:ascii="Times New Roman" w:hAnsi="Times New Roman" w:cs="Times New Roman"/>
            <w:b/>
            <w:bCs/>
            <w:color w:val="000000" w:themeColor="text1"/>
            <w:sz w:val="24"/>
            <w:szCs w:val="24"/>
            <w:lang w:val="en-US"/>
          </w:rPr>
          <w:delText>Hypo…2 parame should be consi in covi investigation ..indicator..</w:delText>
        </w:r>
      </w:del>
    </w:p>
    <w:p w14:paraId="0CC4C09E" w14:textId="77777777" w:rsidR="009B4353" w:rsidRDefault="009B4353"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048846B8" w14:textId="209C9443" w:rsidR="00D1292A" w:rsidRDefault="00D1292A" w:rsidP="00B260A7">
      <w:pPr>
        <w:autoSpaceDE w:val="0"/>
        <w:autoSpaceDN w:val="0"/>
        <w:adjustRightInd w:val="0"/>
        <w:spacing w:after="0" w:line="276" w:lineRule="auto"/>
        <w:jc w:val="both"/>
        <w:rPr>
          <w:ins w:id="600" w:author="nayeem hasan" w:date="2021-02-03T11:33:00Z"/>
          <w:rFonts w:ascii="Times New Roman" w:hAnsi="Times New Roman" w:cs="Times New Roman"/>
          <w:b/>
          <w:bCs/>
          <w:color w:val="000000" w:themeColor="text1"/>
          <w:sz w:val="24"/>
          <w:szCs w:val="24"/>
          <w:lang w:val="en-US"/>
        </w:rPr>
      </w:pPr>
      <w:r w:rsidRPr="005472BC">
        <w:rPr>
          <w:rFonts w:ascii="Times New Roman" w:hAnsi="Times New Roman" w:cs="Times New Roman"/>
          <w:b/>
          <w:bCs/>
          <w:color w:val="000000" w:themeColor="text1"/>
          <w:sz w:val="24"/>
          <w:szCs w:val="24"/>
          <w:lang w:val="en-US"/>
        </w:rPr>
        <w:t>Others place</w:t>
      </w:r>
    </w:p>
    <w:tbl>
      <w:tblPr>
        <w:tblStyle w:val="TableGrid"/>
        <w:tblW w:w="0" w:type="auto"/>
        <w:tblLook w:val="04A0" w:firstRow="1" w:lastRow="0" w:firstColumn="1" w:lastColumn="0" w:noHBand="0" w:noVBand="1"/>
      </w:tblPr>
      <w:tblGrid>
        <w:gridCol w:w="3010"/>
        <w:gridCol w:w="3196"/>
        <w:gridCol w:w="3139"/>
      </w:tblGrid>
      <w:tr w:rsidR="00D94900" w14:paraId="0FCBC477" w14:textId="77777777" w:rsidTr="00A35FE4">
        <w:trPr>
          <w:ins w:id="601" w:author="nayeem hasan" w:date="2021-02-03T11:33:00Z"/>
        </w:trPr>
        <w:tc>
          <w:tcPr>
            <w:tcW w:w="3115" w:type="dxa"/>
          </w:tcPr>
          <w:p w14:paraId="0206211C" w14:textId="6BD9587F" w:rsidR="00A35FE4" w:rsidRDefault="000E35F7" w:rsidP="00B260A7">
            <w:pPr>
              <w:autoSpaceDE w:val="0"/>
              <w:autoSpaceDN w:val="0"/>
              <w:adjustRightInd w:val="0"/>
              <w:spacing w:line="276" w:lineRule="auto"/>
              <w:jc w:val="both"/>
              <w:rPr>
                <w:ins w:id="602" w:author="nayeem hasan" w:date="2021-02-03T11:33:00Z"/>
                <w:rFonts w:ascii="Times New Roman" w:hAnsi="Times New Roman" w:cs="Times New Roman"/>
                <w:b/>
                <w:bCs/>
                <w:color w:val="000000" w:themeColor="text1"/>
                <w:sz w:val="24"/>
                <w:szCs w:val="24"/>
                <w:lang w:val="en-US"/>
              </w:rPr>
            </w:pPr>
            <w:ins w:id="603" w:author="nayeem hasan" w:date="2021-02-03T11:38:00Z">
              <w:r>
                <w:rPr>
                  <w:rFonts w:ascii="Times New Roman" w:hAnsi="Times New Roman" w:cs="Times New Roman"/>
                  <w:b/>
                  <w:bCs/>
                  <w:noProof/>
                  <w:color w:val="000000" w:themeColor="text1"/>
                  <w:sz w:val="24"/>
                  <w:szCs w:val="24"/>
                  <w:lang w:val="en-US"/>
                </w:rPr>
                <w:drawing>
                  <wp:inline distT="0" distB="0" distL="0" distR="0" wp14:anchorId="73C82E58" wp14:editId="09F50242">
                    <wp:extent cx="1857375" cy="16285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57375" cy="1628563"/>
                            </a:xfrm>
                            <a:prstGeom prst="rect">
                              <a:avLst/>
                            </a:prstGeom>
                            <a:noFill/>
                            <a:ln>
                              <a:noFill/>
                            </a:ln>
                          </pic:spPr>
                        </pic:pic>
                      </a:graphicData>
                    </a:graphic>
                  </wp:inline>
                </w:drawing>
              </w:r>
            </w:ins>
          </w:p>
        </w:tc>
        <w:tc>
          <w:tcPr>
            <w:tcW w:w="3115" w:type="dxa"/>
          </w:tcPr>
          <w:p w14:paraId="4030E3D9" w14:textId="61532BAC" w:rsidR="00A35FE4" w:rsidRDefault="00D94900" w:rsidP="00B260A7">
            <w:pPr>
              <w:autoSpaceDE w:val="0"/>
              <w:autoSpaceDN w:val="0"/>
              <w:adjustRightInd w:val="0"/>
              <w:spacing w:line="276" w:lineRule="auto"/>
              <w:jc w:val="both"/>
              <w:rPr>
                <w:ins w:id="604" w:author="nayeem hasan" w:date="2021-02-03T11:33:00Z"/>
                <w:rFonts w:ascii="Times New Roman" w:hAnsi="Times New Roman" w:cs="Times New Roman"/>
                <w:b/>
                <w:bCs/>
                <w:color w:val="000000" w:themeColor="text1"/>
                <w:sz w:val="24"/>
                <w:szCs w:val="24"/>
                <w:lang w:val="en-US"/>
              </w:rPr>
            </w:pPr>
            <w:ins w:id="605" w:author="nayeem hasan" w:date="2021-02-03T11:42:00Z">
              <w:r>
                <w:rPr>
                  <w:rFonts w:ascii="Times New Roman" w:hAnsi="Times New Roman" w:cs="Times New Roman"/>
                  <w:b/>
                  <w:bCs/>
                  <w:noProof/>
                  <w:color w:val="000000" w:themeColor="text1"/>
                  <w:sz w:val="24"/>
                  <w:szCs w:val="24"/>
                  <w:lang w:val="en-US"/>
                </w:rPr>
                <w:drawing>
                  <wp:inline distT="0" distB="0" distL="0" distR="0" wp14:anchorId="5DAC871F" wp14:editId="614A5919">
                    <wp:extent cx="1971675" cy="162814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2771" cy="1629045"/>
                            </a:xfrm>
                            <a:prstGeom prst="rect">
                              <a:avLst/>
                            </a:prstGeom>
                            <a:noFill/>
                            <a:ln>
                              <a:noFill/>
                            </a:ln>
                          </pic:spPr>
                        </pic:pic>
                      </a:graphicData>
                    </a:graphic>
                  </wp:inline>
                </w:drawing>
              </w:r>
            </w:ins>
          </w:p>
        </w:tc>
        <w:tc>
          <w:tcPr>
            <w:tcW w:w="3115" w:type="dxa"/>
          </w:tcPr>
          <w:p w14:paraId="2EA1C9E9" w14:textId="654338D0" w:rsidR="00A35FE4" w:rsidRDefault="00D94900" w:rsidP="00B260A7">
            <w:pPr>
              <w:autoSpaceDE w:val="0"/>
              <w:autoSpaceDN w:val="0"/>
              <w:adjustRightInd w:val="0"/>
              <w:spacing w:line="276" w:lineRule="auto"/>
              <w:jc w:val="both"/>
              <w:rPr>
                <w:ins w:id="606" w:author="nayeem hasan" w:date="2021-02-03T11:33:00Z"/>
                <w:rFonts w:ascii="Times New Roman" w:hAnsi="Times New Roman" w:cs="Times New Roman"/>
                <w:b/>
                <w:bCs/>
                <w:color w:val="000000" w:themeColor="text1"/>
                <w:sz w:val="24"/>
                <w:szCs w:val="24"/>
                <w:lang w:val="en-US"/>
              </w:rPr>
            </w:pPr>
            <w:ins w:id="607" w:author="nayeem hasan" w:date="2021-02-03T11:46:00Z">
              <w:r>
                <w:rPr>
                  <w:rFonts w:ascii="Times New Roman" w:hAnsi="Times New Roman" w:cs="Times New Roman"/>
                  <w:b/>
                  <w:bCs/>
                  <w:noProof/>
                  <w:color w:val="000000" w:themeColor="text1"/>
                  <w:sz w:val="24"/>
                  <w:szCs w:val="24"/>
                  <w:lang w:val="en-US"/>
                </w:rPr>
                <w:drawing>
                  <wp:inline distT="0" distB="0" distL="0" distR="0" wp14:anchorId="683EB106" wp14:editId="40BAC38D">
                    <wp:extent cx="1933575" cy="162814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36320" cy="1630451"/>
                            </a:xfrm>
                            <a:prstGeom prst="rect">
                              <a:avLst/>
                            </a:prstGeom>
                            <a:noFill/>
                            <a:ln>
                              <a:noFill/>
                            </a:ln>
                          </pic:spPr>
                        </pic:pic>
                      </a:graphicData>
                    </a:graphic>
                  </wp:inline>
                </w:drawing>
              </w:r>
            </w:ins>
          </w:p>
        </w:tc>
      </w:tr>
      <w:tr w:rsidR="00D94900" w14:paraId="552C5335" w14:textId="77777777" w:rsidTr="00A35FE4">
        <w:trPr>
          <w:ins w:id="608" w:author="nayeem hasan" w:date="2021-02-03T11:33:00Z"/>
        </w:trPr>
        <w:tc>
          <w:tcPr>
            <w:tcW w:w="3115" w:type="dxa"/>
          </w:tcPr>
          <w:p w14:paraId="173CD463" w14:textId="77777777" w:rsidR="00A35FE4" w:rsidRDefault="00A35FE4" w:rsidP="00B260A7">
            <w:pPr>
              <w:autoSpaceDE w:val="0"/>
              <w:autoSpaceDN w:val="0"/>
              <w:adjustRightInd w:val="0"/>
              <w:spacing w:line="276" w:lineRule="auto"/>
              <w:jc w:val="both"/>
              <w:rPr>
                <w:ins w:id="609" w:author="nayeem hasan" w:date="2021-02-03T11:33:00Z"/>
                <w:rFonts w:ascii="Times New Roman" w:hAnsi="Times New Roman" w:cs="Times New Roman"/>
                <w:b/>
                <w:bCs/>
                <w:color w:val="000000" w:themeColor="text1"/>
                <w:sz w:val="24"/>
                <w:szCs w:val="24"/>
                <w:lang w:val="en-US"/>
              </w:rPr>
            </w:pPr>
          </w:p>
        </w:tc>
        <w:tc>
          <w:tcPr>
            <w:tcW w:w="3115" w:type="dxa"/>
          </w:tcPr>
          <w:p w14:paraId="13AC9490" w14:textId="77777777" w:rsidR="00A35FE4" w:rsidRDefault="00A35FE4" w:rsidP="00B260A7">
            <w:pPr>
              <w:autoSpaceDE w:val="0"/>
              <w:autoSpaceDN w:val="0"/>
              <w:adjustRightInd w:val="0"/>
              <w:spacing w:line="276" w:lineRule="auto"/>
              <w:jc w:val="both"/>
              <w:rPr>
                <w:ins w:id="610" w:author="nayeem hasan" w:date="2021-02-03T11:33:00Z"/>
                <w:rFonts w:ascii="Times New Roman" w:hAnsi="Times New Roman" w:cs="Times New Roman"/>
                <w:b/>
                <w:bCs/>
                <w:color w:val="000000" w:themeColor="text1"/>
                <w:sz w:val="24"/>
                <w:szCs w:val="24"/>
                <w:lang w:val="en-US"/>
              </w:rPr>
            </w:pPr>
          </w:p>
        </w:tc>
        <w:tc>
          <w:tcPr>
            <w:tcW w:w="3115" w:type="dxa"/>
          </w:tcPr>
          <w:p w14:paraId="5ECC0D6F" w14:textId="77777777" w:rsidR="00A35FE4" w:rsidRDefault="00A35FE4" w:rsidP="00B260A7">
            <w:pPr>
              <w:autoSpaceDE w:val="0"/>
              <w:autoSpaceDN w:val="0"/>
              <w:adjustRightInd w:val="0"/>
              <w:spacing w:line="276" w:lineRule="auto"/>
              <w:jc w:val="both"/>
              <w:rPr>
                <w:ins w:id="611" w:author="nayeem hasan" w:date="2021-02-03T11:33:00Z"/>
                <w:rFonts w:ascii="Times New Roman" w:hAnsi="Times New Roman" w:cs="Times New Roman"/>
                <w:b/>
                <w:bCs/>
                <w:color w:val="000000" w:themeColor="text1"/>
                <w:sz w:val="24"/>
                <w:szCs w:val="24"/>
                <w:lang w:val="en-US"/>
              </w:rPr>
            </w:pPr>
          </w:p>
        </w:tc>
      </w:tr>
    </w:tbl>
    <w:p w14:paraId="31F098D2" w14:textId="77777777" w:rsidR="00A35FE4" w:rsidRPr="005472BC" w:rsidRDefault="00A35FE4"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6CE5DFBC" w14:textId="094E0D81" w:rsidR="00D1292A" w:rsidRPr="005472BC" w:rsidRDefault="00D1292A"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sidRPr="005472BC">
        <w:rPr>
          <w:rFonts w:ascii="Times New Roman" w:hAnsi="Times New Roman" w:cs="Times New Roman"/>
          <w:noProof/>
          <w:sz w:val="24"/>
          <w:szCs w:val="24"/>
          <w:lang w:val="en-US"/>
        </w:rPr>
        <w:drawing>
          <wp:inline distT="0" distB="0" distL="0" distR="0" wp14:anchorId="1268C816" wp14:editId="208FDEF0">
            <wp:extent cx="5940425" cy="2379980"/>
            <wp:effectExtent l="0" t="0" r="317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379980"/>
                    </a:xfrm>
                    <a:prstGeom prst="rect">
                      <a:avLst/>
                    </a:prstGeom>
                  </pic:spPr>
                </pic:pic>
              </a:graphicData>
            </a:graphic>
          </wp:inline>
        </w:drawing>
      </w:r>
    </w:p>
    <w:p w14:paraId="45894478" w14:textId="349369B3" w:rsidR="0090203B" w:rsidRDefault="00AF317A" w:rsidP="00B260A7">
      <w:pPr>
        <w:autoSpaceDE w:val="0"/>
        <w:autoSpaceDN w:val="0"/>
        <w:adjustRightInd w:val="0"/>
        <w:spacing w:after="0" w:line="276" w:lineRule="auto"/>
        <w:jc w:val="both"/>
        <w:rPr>
          <w:ins w:id="612" w:author="User" w:date="2021-02-02T21:12:00Z"/>
          <w:rFonts w:ascii="Times New Roman" w:hAnsi="Times New Roman" w:cs="Times New Roman"/>
          <w:b/>
          <w:bCs/>
          <w:color w:val="000000" w:themeColor="text1"/>
          <w:sz w:val="24"/>
          <w:szCs w:val="24"/>
          <w:lang w:val="en-US"/>
        </w:rPr>
      </w:pPr>
      <w:ins w:id="613" w:author="User" w:date="2021-02-02T20:58:00Z">
        <w:r>
          <w:rPr>
            <w:rFonts w:ascii="Times New Roman" w:hAnsi="Times New Roman" w:cs="Times New Roman"/>
            <w:b/>
            <w:bCs/>
            <w:color w:val="000000" w:themeColor="text1"/>
            <w:sz w:val="24"/>
            <w:szCs w:val="24"/>
            <w:lang w:val="en-US"/>
          </w:rPr>
          <w:t xml:space="preserve">The most outstanding result in our experiment was the Ct value of isolation centers sewage sample </w:t>
        </w:r>
      </w:ins>
      <w:ins w:id="614" w:author="User" w:date="2021-02-02T20:59:00Z">
        <w:r>
          <w:rPr>
            <w:rFonts w:ascii="Times New Roman" w:hAnsi="Times New Roman" w:cs="Times New Roman"/>
            <w:b/>
            <w:bCs/>
            <w:color w:val="000000" w:themeColor="text1"/>
            <w:sz w:val="24"/>
            <w:szCs w:val="24"/>
            <w:lang w:val="en-US"/>
          </w:rPr>
          <w:t>that</w:t>
        </w:r>
      </w:ins>
      <w:ins w:id="615" w:author="User" w:date="2021-02-02T20:58:00Z">
        <w:r>
          <w:rPr>
            <w:rFonts w:ascii="Times New Roman" w:hAnsi="Times New Roman" w:cs="Times New Roman"/>
            <w:b/>
            <w:bCs/>
            <w:color w:val="000000" w:themeColor="text1"/>
            <w:sz w:val="24"/>
            <w:szCs w:val="24"/>
            <w:lang w:val="en-US"/>
          </w:rPr>
          <w:t xml:space="preserve"> </w:t>
        </w:r>
      </w:ins>
      <w:ins w:id="616" w:author="User" w:date="2021-02-02T20:59:00Z">
        <w:r>
          <w:rPr>
            <w:rFonts w:ascii="Times New Roman" w:hAnsi="Times New Roman" w:cs="Times New Roman"/>
            <w:b/>
            <w:bCs/>
            <w:color w:val="000000" w:themeColor="text1"/>
            <w:sz w:val="24"/>
            <w:szCs w:val="24"/>
            <w:lang w:val="en-US"/>
          </w:rPr>
          <w:t xml:space="preserve">indicates the main source of Covid-19 genetic materials as we got </w:t>
        </w:r>
      </w:ins>
      <w:ins w:id="617" w:author="User" w:date="2021-02-02T21:09:00Z">
        <w:r w:rsidR="0090203B">
          <w:rPr>
            <w:rFonts w:ascii="Times New Roman" w:hAnsi="Times New Roman" w:cs="Times New Roman"/>
            <w:b/>
            <w:bCs/>
            <w:color w:val="000000" w:themeColor="text1"/>
            <w:sz w:val="24"/>
            <w:szCs w:val="24"/>
            <w:lang w:val="en-US"/>
          </w:rPr>
          <w:t>lowest</w:t>
        </w:r>
      </w:ins>
      <w:ins w:id="618" w:author="User" w:date="2021-02-02T20:59:00Z">
        <w:r>
          <w:rPr>
            <w:rFonts w:ascii="Times New Roman" w:hAnsi="Times New Roman" w:cs="Times New Roman"/>
            <w:b/>
            <w:bCs/>
            <w:color w:val="000000" w:themeColor="text1"/>
            <w:sz w:val="24"/>
            <w:szCs w:val="24"/>
            <w:lang w:val="en-US"/>
          </w:rPr>
          <w:t xml:space="preserve"> </w:t>
        </w:r>
        <w:proofErr w:type="spellStart"/>
        <w:r>
          <w:rPr>
            <w:rFonts w:ascii="Times New Roman" w:hAnsi="Times New Roman" w:cs="Times New Roman"/>
            <w:b/>
            <w:bCs/>
            <w:color w:val="000000" w:themeColor="text1"/>
            <w:sz w:val="24"/>
            <w:szCs w:val="24"/>
            <w:lang w:val="en-US"/>
          </w:rPr>
          <w:t>ct</w:t>
        </w:r>
        <w:proofErr w:type="spellEnd"/>
        <w:r>
          <w:rPr>
            <w:rFonts w:ascii="Times New Roman" w:hAnsi="Times New Roman" w:cs="Times New Roman"/>
            <w:b/>
            <w:bCs/>
            <w:color w:val="000000" w:themeColor="text1"/>
            <w:sz w:val="24"/>
            <w:szCs w:val="24"/>
            <w:lang w:val="en-US"/>
          </w:rPr>
          <w:t xml:space="preserve"> value from all </w:t>
        </w:r>
      </w:ins>
      <w:ins w:id="619" w:author="User" w:date="2021-02-02T21:08:00Z">
        <w:r w:rsidR="0090203B">
          <w:rPr>
            <w:rFonts w:ascii="Times New Roman" w:hAnsi="Times New Roman" w:cs="Times New Roman"/>
            <w:b/>
            <w:bCs/>
            <w:color w:val="000000" w:themeColor="text1"/>
            <w:sz w:val="24"/>
            <w:szCs w:val="24"/>
            <w:lang w:val="en-US"/>
          </w:rPr>
          <w:t xml:space="preserve">results. </w:t>
        </w:r>
      </w:ins>
      <w:ins w:id="620" w:author="User" w:date="2021-02-02T21:09:00Z">
        <w:r w:rsidR="0090203B">
          <w:rPr>
            <w:rFonts w:ascii="Times New Roman" w:hAnsi="Times New Roman" w:cs="Times New Roman"/>
            <w:b/>
            <w:bCs/>
            <w:color w:val="000000" w:themeColor="text1"/>
            <w:sz w:val="24"/>
            <w:szCs w:val="24"/>
            <w:lang w:val="en-US"/>
          </w:rPr>
          <w:t xml:space="preserve">We found </w:t>
        </w:r>
      </w:ins>
      <w:ins w:id="621" w:author="User" w:date="2021-02-02T21:11:00Z">
        <w:r w:rsidR="0090203B">
          <w:rPr>
            <w:rFonts w:ascii="Times New Roman" w:hAnsi="Times New Roman" w:cs="Times New Roman"/>
            <w:b/>
            <w:bCs/>
            <w:color w:val="000000" w:themeColor="text1"/>
            <w:sz w:val="24"/>
            <w:szCs w:val="24"/>
            <w:lang w:val="en-US"/>
          </w:rPr>
          <w:t xml:space="preserve">the lowest Ct </w:t>
        </w:r>
      </w:ins>
      <w:ins w:id="622" w:author="User" w:date="2021-02-02T21:09:00Z">
        <w:r w:rsidR="0090203B">
          <w:rPr>
            <w:rFonts w:ascii="Times New Roman" w:hAnsi="Times New Roman" w:cs="Times New Roman"/>
            <w:b/>
            <w:bCs/>
            <w:color w:val="000000" w:themeColor="text1"/>
            <w:sz w:val="24"/>
            <w:szCs w:val="24"/>
            <w:lang w:val="en-US"/>
          </w:rPr>
          <w:t>CY5(25.45</w:t>
        </w:r>
        <w:proofErr w:type="gramStart"/>
        <w:r w:rsidR="0090203B">
          <w:rPr>
            <w:rFonts w:ascii="Times New Roman" w:hAnsi="Times New Roman" w:cs="Times New Roman"/>
            <w:b/>
            <w:bCs/>
            <w:color w:val="000000" w:themeColor="text1"/>
            <w:sz w:val="24"/>
            <w:szCs w:val="24"/>
            <w:lang w:val="en-US"/>
          </w:rPr>
          <w:t>)</w:t>
        </w:r>
      </w:ins>
      <w:ins w:id="623" w:author="User" w:date="2021-02-02T21:10:00Z">
        <w:r w:rsidR="0090203B">
          <w:rPr>
            <w:rFonts w:ascii="Times New Roman" w:hAnsi="Times New Roman" w:cs="Times New Roman"/>
            <w:b/>
            <w:bCs/>
            <w:color w:val="000000" w:themeColor="text1"/>
            <w:sz w:val="24"/>
            <w:szCs w:val="24"/>
            <w:lang w:val="en-US"/>
          </w:rPr>
          <w:t>,FAM</w:t>
        </w:r>
        <w:proofErr w:type="gramEnd"/>
        <w:r w:rsidR="0090203B">
          <w:rPr>
            <w:rFonts w:ascii="Times New Roman" w:hAnsi="Times New Roman" w:cs="Times New Roman"/>
            <w:b/>
            <w:bCs/>
            <w:color w:val="000000" w:themeColor="text1"/>
            <w:sz w:val="24"/>
            <w:szCs w:val="24"/>
            <w:lang w:val="en-US"/>
          </w:rPr>
          <w:t xml:space="preserve"> and ROX(26.14 AND 26.28)</w:t>
        </w:r>
      </w:ins>
      <w:ins w:id="624" w:author="User" w:date="2021-02-02T21:09:00Z">
        <w:r w:rsidR="0090203B">
          <w:rPr>
            <w:rFonts w:ascii="Times New Roman" w:hAnsi="Times New Roman" w:cs="Times New Roman"/>
            <w:b/>
            <w:bCs/>
            <w:color w:val="000000" w:themeColor="text1"/>
            <w:sz w:val="24"/>
            <w:szCs w:val="24"/>
            <w:lang w:val="en-US"/>
          </w:rPr>
          <w:t xml:space="preserve"> from </w:t>
        </w:r>
        <w:proofErr w:type="spellStart"/>
        <w:r w:rsidR="0090203B">
          <w:rPr>
            <w:rFonts w:ascii="Times New Roman" w:hAnsi="Times New Roman" w:cs="Times New Roman"/>
            <w:b/>
            <w:bCs/>
            <w:color w:val="000000" w:themeColor="text1"/>
            <w:sz w:val="24"/>
            <w:szCs w:val="24"/>
            <w:lang w:val="en-US"/>
          </w:rPr>
          <w:t>Gaibandha</w:t>
        </w:r>
      </w:ins>
      <w:proofErr w:type="spellEnd"/>
      <w:ins w:id="625" w:author="User" w:date="2021-02-02T21:10:00Z">
        <w:r w:rsidR="0090203B">
          <w:rPr>
            <w:rFonts w:ascii="Times New Roman" w:hAnsi="Times New Roman" w:cs="Times New Roman"/>
            <w:b/>
            <w:bCs/>
            <w:color w:val="000000" w:themeColor="text1"/>
            <w:sz w:val="24"/>
            <w:szCs w:val="24"/>
            <w:lang w:val="en-US"/>
          </w:rPr>
          <w:t xml:space="preserve"> and Chittagong isolation center respectively.</w:t>
        </w:r>
      </w:ins>
    </w:p>
    <w:p w14:paraId="583ACE26" w14:textId="0E2786BB" w:rsidR="0090203B" w:rsidRDefault="0090203B" w:rsidP="00B260A7">
      <w:pPr>
        <w:autoSpaceDE w:val="0"/>
        <w:autoSpaceDN w:val="0"/>
        <w:adjustRightInd w:val="0"/>
        <w:spacing w:after="0" w:line="276" w:lineRule="auto"/>
        <w:jc w:val="both"/>
        <w:rPr>
          <w:ins w:id="626" w:author="User" w:date="2021-02-02T21:09:00Z"/>
          <w:rFonts w:ascii="Times New Roman" w:hAnsi="Times New Roman" w:cs="Times New Roman"/>
          <w:b/>
          <w:bCs/>
          <w:color w:val="000000" w:themeColor="text1"/>
          <w:sz w:val="24"/>
          <w:szCs w:val="24"/>
          <w:lang w:val="en-US"/>
        </w:rPr>
      </w:pPr>
      <w:ins w:id="627" w:author="User" w:date="2021-02-02T21:12:00Z">
        <w:r w:rsidRPr="0090203B">
          <w:rPr>
            <w:rFonts w:ascii="Times New Roman" w:hAnsi="Times New Roman" w:cs="Times New Roman"/>
            <w:b/>
            <w:bCs/>
            <w:noProof/>
            <w:color w:val="000000" w:themeColor="text1"/>
            <w:sz w:val="24"/>
            <w:szCs w:val="24"/>
            <w:lang w:val="en-US"/>
          </w:rPr>
          <w:lastRenderedPageBreak/>
          <w:drawing>
            <wp:inline distT="0" distB="0" distL="0" distR="0" wp14:anchorId="1D6862B1" wp14:editId="7C36FA2C">
              <wp:extent cx="5940425" cy="4008755"/>
              <wp:effectExtent l="0" t="0" r="317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5940425" cy="4008755"/>
                      </a:xfrm>
                      <a:prstGeom prst="rect">
                        <a:avLst/>
                      </a:prstGeom>
                    </pic:spPr>
                  </pic:pic>
                </a:graphicData>
              </a:graphic>
            </wp:inline>
          </w:drawing>
        </w:r>
      </w:ins>
    </w:p>
    <w:p w14:paraId="5CB35DD1" w14:textId="3E148802" w:rsidR="00937056" w:rsidRDefault="0090203B" w:rsidP="00B260A7">
      <w:pPr>
        <w:autoSpaceDE w:val="0"/>
        <w:autoSpaceDN w:val="0"/>
        <w:adjustRightInd w:val="0"/>
        <w:spacing w:after="0" w:line="276" w:lineRule="auto"/>
        <w:jc w:val="both"/>
        <w:rPr>
          <w:ins w:id="628" w:author="User" w:date="2021-02-02T21:03:00Z"/>
          <w:rFonts w:ascii="Times New Roman" w:hAnsi="Times New Roman" w:cs="Times New Roman"/>
          <w:b/>
          <w:bCs/>
          <w:color w:val="000000" w:themeColor="text1"/>
          <w:sz w:val="24"/>
          <w:szCs w:val="24"/>
          <w:lang w:val="en-US"/>
        </w:rPr>
      </w:pPr>
      <w:ins w:id="629" w:author="User" w:date="2021-02-02T21:08:00Z">
        <w:r>
          <w:rPr>
            <w:rFonts w:ascii="Times New Roman" w:hAnsi="Times New Roman" w:cs="Times New Roman"/>
            <w:b/>
            <w:bCs/>
            <w:color w:val="000000" w:themeColor="text1"/>
            <w:sz w:val="24"/>
            <w:szCs w:val="24"/>
            <w:lang w:val="en-US"/>
          </w:rPr>
          <w:t>This</w:t>
        </w:r>
      </w:ins>
      <w:ins w:id="630" w:author="User" w:date="2021-02-02T21:00:00Z">
        <w:r w:rsidR="00AF317A">
          <w:rPr>
            <w:rFonts w:ascii="Times New Roman" w:hAnsi="Times New Roman" w:cs="Times New Roman"/>
            <w:b/>
            <w:bCs/>
            <w:color w:val="000000" w:themeColor="text1"/>
            <w:sz w:val="24"/>
            <w:szCs w:val="24"/>
            <w:lang w:val="en-US"/>
          </w:rPr>
          <w:t xml:space="preserve"> result also denotes we need to take highest </w:t>
        </w:r>
      </w:ins>
      <w:ins w:id="631" w:author="User" w:date="2021-02-02T21:08:00Z">
        <w:r>
          <w:rPr>
            <w:rFonts w:ascii="Times New Roman" w:hAnsi="Times New Roman" w:cs="Times New Roman"/>
            <w:b/>
            <w:bCs/>
            <w:color w:val="000000" w:themeColor="text1"/>
            <w:sz w:val="24"/>
            <w:szCs w:val="24"/>
            <w:lang w:val="en-US"/>
          </w:rPr>
          <w:t>precautions</w:t>
        </w:r>
      </w:ins>
      <w:ins w:id="632" w:author="User" w:date="2021-02-02T21:00:00Z">
        <w:r w:rsidR="00AF317A">
          <w:rPr>
            <w:rFonts w:ascii="Times New Roman" w:hAnsi="Times New Roman" w:cs="Times New Roman"/>
            <w:b/>
            <w:bCs/>
            <w:color w:val="000000" w:themeColor="text1"/>
            <w:sz w:val="24"/>
            <w:szCs w:val="24"/>
            <w:lang w:val="en-US"/>
          </w:rPr>
          <w:t xml:space="preserve"> for treatment of isolation centers sewage and research needs to continue to find out the proper treatment system for these types sewage as all of </w:t>
        </w:r>
      </w:ins>
      <w:ins w:id="633" w:author="User" w:date="2021-02-02T21:02:00Z">
        <w:r w:rsidR="00AF317A">
          <w:rPr>
            <w:rFonts w:ascii="Times New Roman" w:hAnsi="Times New Roman" w:cs="Times New Roman"/>
            <w:b/>
            <w:bCs/>
            <w:color w:val="000000" w:themeColor="text1"/>
            <w:sz w:val="24"/>
            <w:szCs w:val="24"/>
            <w:lang w:val="en-US"/>
          </w:rPr>
          <w:t xml:space="preserve">Cocid-19 positive patients </w:t>
        </w:r>
      </w:ins>
      <w:ins w:id="634" w:author="User" w:date="2021-02-02T21:08:00Z">
        <w:r>
          <w:rPr>
            <w:rFonts w:ascii="Times New Roman" w:hAnsi="Times New Roman" w:cs="Times New Roman"/>
            <w:b/>
            <w:bCs/>
            <w:color w:val="000000" w:themeColor="text1"/>
            <w:sz w:val="24"/>
            <w:szCs w:val="24"/>
            <w:lang w:val="en-US"/>
          </w:rPr>
          <w:t>stay</w:t>
        </w:r>
      </w:ins>
      <w:ins w:id="635" w:author="User" w:date="2021-02-02T21:02:00Z">
        <w:r w:rsidR="00AF317A">
          <w:rPr>
            <w:rFonts w:ascii="Times New Roman" w:hAnsi="Times New Roman" w:cs="Times New Roman"/>
            <w:b/>
            <w:bCs/>
            <w:color w:val="000000" w:themeColor="text1"/>
            <w:sz w:val="24"/>
            <w:szCs w:val="24"/>
            <w:lang w:val="en-US"/>
          </w:rPr>
          <w:t xml:space="preserve"> here before </w:t>
        </w:r>
      </w:ins>
      <w:ins w:id="636" w:author="User" w:date="2021-02-02T21:03:00Z">
        <w:r w:rsidR="00AF317A">
          <w:rPr>
            <w:rFonts w:ascii="Times New Roman" w:hAnsi="Times New Roman" w:cs="Times New Roman"/>
            <w:b/>
            <w:bCs/>
            <w:color w:val="000000" w:themeColor="text1"/>
            <w:sz w:val="24"/>
            <w:szCs w:val="24"/>
            <w:lang w:val="en-US"/>
          </w:rPr>
          <w:t>recovery. Another</w:t>
        </w:r>
      </w:ins>
      <w:ins w:id="637" w:author="User" w:date="2021-02-02T21:02:00Z">
        <w:r w:rsidR="00AF317A">
          <w:rPr>
            <w:rFonts w:ascii="Times New Roman" w:hAnsi="Times New Roman" w:cs="Times New Roman"/>
            <w:b/>
            <w:bCs/>
            <w:color w:val="000000" w:themeColor="text1"/>
            <w:sz w:val="24"/>
            <w:szCs w:val="24"/>
            <w:lang w:val="en-US"/>
          </w:rPr>
          <w:t xml:space="preserve"> way </w:t>
        </w:r>
      </w:ins>
      <w:ins w:id="638" w:author="User" w:date="2021-02-02T21:03:00Z">
        <w:r w:rsidR="00AF317A">
          <w:rPr>
            <w:rFonts w:ascii="Times New Roman" w:hAnsi="Times New Roman" w:cs="Times New Roman"/>
            <w:b/>
            <w:bCs/>
            <w:color w:val="000000" w:themeColor="text1"/>
            <w:sz w:val="24"/>
            <w:szCs w:val="24"/>
            <w:lang w:val="en-US"/>
          </w:rPr>
          <w:t xml:space="preserve">the genetic materials might be mixed with aquatic system and that will turn </w:t>
        </w:r>
      </w:ins>
      <w:ins w:id="639" w:author="User" w:date="2021-02-02T21:08:00Z">
        <w:r>
          <w:rPr>
            <w:rFonts w:ascii="Times New Roman" w:hAnsi="Times New Roman" w:cs="Times New Roman"/>
            <w:b/>
            <w:bCs/>
            <w:color w:val="000000" w:themeColor="text1"/>
            <w:sz w:val="24"/>
            <w:szCs w:val="24"/>
            <w:lang w:val="en-US"/>
          </w:rPr>
          <w:t>dangerous</w:t>
        </w:r>
      </w:ins>
      <w:ins w:id="640" w:author="User" w:date="2021-02-02T21:03:00Z">
        <w:r w:rsidR="00AF317A">
          <w:rPr>
            <w:rFonts w:ascii="Times New Roman" w:hAnsi="Times New Roman" w:cs="Times New Roman"/>
            <w:b/>
            <w:bCs/>
            <w:color w:val="000000" w:themeColor="text1"/>
            <w:sz w:val="24"/>
            <w:szCs w:val="24"/>
            <w:lang w:val="en-US"/>
          </w:rPr>
          <w:t xml:space="preserve"> thing by </w:t>
        </w:r>
      </w:ins>
      <w:ins w:id="641" w:author="User" w:date="2021-02-02T21:08:00Z">
        <w:r>
          <w:rPr>
            <w:rFonts w:ascii="Times New Roman" w:hAnsi="Times New Roman" w:cs="Times New Roman"/>
            <w:b/>
            <w:bCs/>
            <w:color w:val="000000" w:themeColor="text1"/>
            <w:sz w:val="24"/>
            <w:szCs w:val="24"/>
            <w:lang w:val="en-US"/>
          </w:rPr>
          <w:t>incorporating</w:t>
        </w:r>
      </w:ins>
      <w:ins w:id="642" w:author="User" w:date="2021-02-02T21:03:00Z">
        <w:r w:rsidR="00AF317A">
          <w:rPr>
            <w:rFonts w:ascii="Times New Roman" w:hAnsi="Times New Roman" w:cs="Times New Roman"/>
            <w:b/>
            <w:bCs/>
            <w:color w:val="000000" w:themeColor="text1"/>
            <w:sz w:val="24"/>
            <w:szCs w:val="24"/>
            <w:lang w:val="en-US"/>
          </w:rPr>
          <w:t xml:space="preserve"> and gen</w:t>
        </w:r>
        <w:r>
          <w:rPr>
            <w:rFonts w:ascii="Times New Roman" w:hAnsi="Times New Roman" w:cs="Times New Roman"/>
            <w:b/>
            <w:bCs/>
            <w:color w:val="000000" w:themeColor="text1"/>
            <w:sz w:val="24"/>
            <w:szCs w:val="24"/>
            <w:lang w:val="en-US"/>
          </w:rPr>
          <w:t xml:space="preserve">etic materials transformation </w:t>
        </w:r>
      </w:ins>
      <w:ins w:id="643" w:author="User" w:date="2021-02-02T21:08:00Z">
        <w:r>
          <w:rPr>
            <w:rFonts w:ascii="Times New Roman" w:hAnsi="Times New Roman" w:cs="Times New Roman"/>
            <w:b/>
            <w:bCs/>
            <w:color w:val="000000" w:themeColor="text1"/>
            <w:sz w:val="24"/>
            <w:szCs w:val="24"/>
            <w:lang w:val="en-US"/>
          </w:rPr>
          <w:t>using horizontally</w:t>
        </w:r>
      </w:ins>
      <w:ins w:id="644" w:author="User" w:date="2021-02-02T21:03:00Z">
        <w:r w:rsidR="00AF317A">
          <w:rPr>
            <w:rFonts w:ascii="Times New Roman" w:hAnsi="Times New Roman" w:cs="Times New Roman"/>
            <w:b/>
            <w:bCs/>
            <w:color w:val="000000" w:themeColor="text1"/>
            <w:sz w:val="24"/>
            <w:szCs w:val="24"/>
            <w:lang w:val="en-US"/>
          </w:rPr>
          <w:t xml:space="preserve"> or vertically gene transformation </w:t>
        </w:r>
      </w:ins>
      <w:ins w:id="645" w:author="User" w:date="2021-02-02T21:08:00Z">
        <w:r>
          <w:rPr>
            <w:rFonts w:ascii="Times New Roman" w:hAnsi="Times New Roman" w:cs="Times New Roman"/>
            <w:b/>
            <w:bCs/>
            <w:color w:val="000000" w:themeColor="text1"/>
            <w:sz w:val="24"/>
            <w:szCs w:val="24"/>
            <w:lang w:val="en-US"/>
          </w:rPr>
          <w:t xml:space="preserve">method </w:t>
        </w:r>
      </w:ins>
      <w:ins w:id="646" w:author="User" w:date="2021-02-02T21:03:00Z">
        <w:r w:rsidR="00AF317A">
          <w:rPr>
            <w:rFonts w:ascii="Times New Roman" w:hAnsi="Times New Roman" w:cs="Times New Roman"/>
            <w:b/>
            <w:bCs/>
            <w:color w:val="000000" w:themeColor="text1"/>
            <w:sz w:val="24"/>
            <w:szCs w:val="24"/>
            <w:lang w:val="en-US"/>
          </w:rPr>
          <w:t>in others pathogens.</w:t>
        </w:r>
      </w:ins>
    </w:p>
    <w:p w14:paraId="4C9FEC47" w14:textId="77777777" w:rsidR="00AF317A" w:rsidRDefault="00AF317A" w:rsidP="00B260A7">
      <w:pPr>
        <w:autoSpaceDE w:val="0"/>
        <w:autoSpaceDN w:val="0"/>
        <w:adjustRightInd w:val="0"/>
        <w:spacing w:after="0" w:line="276" w:lineRule="auto"/>
        <w:jc w:val="both"/>
        <w:rPr>
          <w:ins w:id="647" w:author="User" w:date="2021-02-02T21:04:00Z"/>
          <w:rFonts w:ascii="Times New Roman" w:hAnsi="Times New Roman" w:cs="Times New Roman"/>
          <w:b/>
          <w:bCs/>
          <w:color w:val="000000" w:themeColor="text1"/>
          <w:sz w:val="24"/>
          <w:szCs w:val="24"/>
          <w:lang w:val="en-US"/>
        </w:rPr>
      </w:pPr>
    </w:p>
    <w:p w14:paraId="3D91F2D4" w14:textId="62897307" w:rsidR="00AF317A" w:rsidRDefault="00AF317A"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ins w:id="648" w:author="User" w:date="2021-02-02T21:04:00Z">
        <w:r>
          <w:rPr>
            <w:rFonts w:ascii="Times New Roman" w:hAnsi="Times New Roman" w:cs="Times New Roman"/>
            <w:b/>
            <w:bCs/>
            <w:color w:val="000000" w:themeColor="text1"/>
            <w:sz w:val="24"/>
            <w:szCs w:val="24"/>
            <w:lang w:val="en-US"/>
          </w:rPr>
          <w:t xml:space="preserve">To stop the unwanted </w:t>
        </w:r>
      </w:ins>
      <w:ins w:id="649" w:author="User" w:date="2021-02-02T21:08:00Z">
        <w:r w:rsidR="0090203B">
          <w:rPr>
            <w:rFonts w:ascii="Times New Roman" w:hAnsi="Times New Roman" w:cs="Times New Roman"/>
            <w:b/>
            <w:bCs/>
            <w:color w:val="000000" w:themeColor="text1"/>
            <w:sz w:val="24"/>
            <w:szCs w:val="24"/>
            <w:lang w:val="en-US"/>
          </w:rPr>
          <w:t>scenario, it</w:t>
        </w:r>
      </w:ins>
      <w:ins w:id="650" w:author="User" w:date="2021-02-02T21:04:00Z">
        <w:r>
          <w:rPr>
            <w:rFonts w:ascii="Times New Roman" w:hAnsi="Times New Roman" w:cs="Times New Roman"/>
            <w:b/>
            <w:bCs/>
            <w:color w:val="000000" w:themeColor="text1"/>
            <w:sz w:val="24"/>
            <w:szCs w:val="24"/>
            <w:lang w:val="en-US"/>
          </w:rPr>
          <w:t xml:space="preserve"> is high time to change the waste water </w:t>
        </w:r>
      </w:ins>
      <w:ins w:id="651" w:author="User" w:date="2021-02-02T21:08:00Z">
        <w:r w:rsidR="0090203B">
          <w:rPr>
            <w:rFonts w:ascii="Times New Roman" w:hAnsi="Times New Roman" w:cs="Times New Roman"/>
            <w:b/>
            <w:bCs/>
            <w:color w:val="000000" w:themeColor="text1"/>
            <w:sz w:val="24"/>
            <w:szCs w:val="24"/>
            <w:lang w:val="en-US"/>
          </w:rPr>
          <w:t>system</w:t>
        </w:r>
      </w:ins>
      <w:ins w:id="652" w:author="User" w:date="2021-02-02T21:04:00Z">
        <w:r>
          <w:rPr>
            <w:rFonts w:ascii="Times New Roman" w:hAnsi="Times New Roman" w:cs="Times New Roman"/>
            <w:b/>
            <w:bCs/>
            <w:color w:val="000000" w:themeColor="text1"/>
            <w:sz w:val="24"/>
            <w:szCs w:val="24"/>
            <w:lang w:val="en-US"/>
          </w:rPr>
          <w:t xml:space="preserve"> of whole </w:t>
        </w:r>
      </w:ins>
      <w:ins w:id="653" w:author="User" w:date="2021-02-02T21:07:00Z">
        <w:r>
          <w:rPr>
            <w:rFonts w:ascii="Times New Roman" w:hAnsi="Times New Roman" w:cs="Times New Roman"/>
            <w:b/>
            <w:bCs/>
            <w:color w:val="000000" w:themeColor="text1"/>
            <w:sz w:val="24"/>
            <w:szCs w:val="24"/>
            <w:lang w:val="en-US"/>
          </w:rPr>
          <w:t xml:space="preserve">Bangladesh and monitoring the status of waste water </w:t>
        </w:r>
        <w:r w:rsidR="0090203B">
          <w:rPr>
            <w:rFonts w:ascii="Times New Roman" w:hAnsi="Times New Roman" w:cs="Times New Roman"/>
            <w:b/>
            <w:bCs/>
            <w:color w:val="000000" w:themeColor="text1"/>
            <w:sz w:val="24"/>
            <w:szCs w:val="24"/>
            <w:lang w:val="en-US"/>
          </w:rPr>
          <w:t>regularly for all the individual areas.</w:t>
        </w:r>
      </w:ins>
    </w:p>
    <w:p w14:paraId="731E200C" w14:textId="4B68711A" w:rsidR="009B4353" w:rsidDel="0090203B" w:rsidRDefault="00486B06" w:rsidP="00B260A7">
      <w:pPr>
        <w:autoSpaceDE w:val="0"/>
        <w:autoSpaceDN w:val="0"/>
        <w:adjustRightInd w:val="0"/>
        <w:spacing w:after="0" w:line="276" w:lineRule="auto"/>
        <w:jc w:val="both"/>
        <w:rPr>
          <w:del w:id="654" w:author="User" w:date="2021-02-02T21:12:00Z"/>
          <w:rFonts w:ascii="Times New Roman" w:hAnsi="Times New Roman" w:cs="Times New Roman"/>
          <w:b/>
          <w:bCs/>
          <w:color w:val="000000" w:themeColor="text1"/>
          <w:sz w:val="24"/>
          <w:szCs w:val="24"/>
          <w:lang w:val="en-US"/>
        </w:rPr>
      </w:pPr>
      <w:del w:id="655" w:author="User" w:date="2021-02-02T21:12:00Z">
        <w:r w:rsidDel="0090203B">
          <w:rPr>
            <w:rFonts w:ascii="Times New Roman" w:hAnsi="Times New Roman" w:cs="Times New Roman"/>
            <w:b/>
            <w:bCs/>
            <w:color w:val="000000" w:themeColor="text1"/>
            <w:sz w:val="24"/>
            <w:szCs w:val="24"/>
            <w:lang w:val="en-US"/>
          </w:rPr>
          <w:delText>Results very high…strong precaucation..bcz very low knowlwdge for viral sprea…trating</w:delText>
        </w:r>
      </w:del>
    </w:p>
    <w:p w14:paraId="32872F72" w14:textId="00C7CCE3" w:rsidR="00486B06" w:rsidDel="0090203B" w:rsidRDefault="00486B06" w:rsidP="00B260A7">
      <w:pPr>
        <w:autoSpaceDE w:val="0"/>
        <w:autoSpaceDN w:val="0"/>
        <w:adjustRightInd w:val="0"/>
        <w:spacing w:after="0" w:line="276" w:lineRule="auto"/>
        <w:jc w:val="both"/>
        <w:rPr>
          <w:del w:id="656" w:author="User" w:date="2021-02-02T21:12:00Z"/>
          <w:rFonts w:ascii="Times New Roman" w:hAnsi="Times New Roman" w:cs="Times New Roman"/>
          <w:b/>
          <w:bCs/>
          <w:color w:val="000000" w:themeColor="text1"/>
          <w:sz w:val="24"/>
          <w:szCs w:val="24"/>
          <w:lang w:val="en-US"/>
        </w:rPr>
      </w:pPr>
    </w:p>
    <w:p w14:paraId="0733FE96" w14:textId="0C0BDD29" w:rsidR="00486B06" w:rsidDel="0090203B" w:rsidRDefault="00486B06" w:rsidP="00B260A7">
      <w:pPr>
        <w:autoSpaceDE w:val="0"/>
        <w:autoSpaceDN w:val="0"/>
        <w:adjustRightInd w:val="0"/>
        <w:spacing w:after="0" w:line="276" w:lineRule="auto"/>
        <w:jc w:val="both"/>
        <w:rPr>
          <w:del w:id="657" w:author="User" w:date="2021-02-02T21:12:00Z"/>
          <w:rFonts w:ascii="Times New Roman" w:hAnsi="Times New Roman" w:cs="Times New Roman"/>
          <w:b/>
          <w:bCs/>
          <w:color w:val="000000" w:themeColor="text1"/>
          <w:sz w:val="24"/>
          <w:szCs w:val="24"/>
          <w:lang w:val="en-US"/>
        </w:rPr>
      </w:pPr>
      <w:del w:id="658" w:author="User" w:date="2021-02-02T21:12:00Z">
        <w:r w:rsidDel="0090203B">
          <w:rPr>
            <w:rFonts w:ascii="Times New Roman" w:hAnsi="Times New Roman" w:cs="Times New Roman"/>
            <w:b/>
            <w:bCs/>
            <w:color w:val="000000" w:themeColor="text1"/>
            <w:sz w:val="24"/>
            <w:szCs w:val="24"/>
            <w:lang w:val="en-US"/>
          </w:rPr>
          <w:delText>Ct value diff …that might ma…</w:delText>
        </w:r>
      </w:del>
    </w:p>
    <w:p w14:paraId="70BA6F9F" w14:textId="3E302651" w:rsidR="00486B06" w:rsidDel="0090203B" w:rsidRDefault="00486B06" w:rsidP="00B260A7">
      <w:pPr>
        <w:autoSpaceDE w:val="0"/>
        <w:autoSpaceDN w:val="0"/>
        <w:adjustRightInd w:val="0"/>
        <w:spacing w:after="0" w:line="276" w:lineRule="auto"/>
        <w:jc w:val="both"/>
        <w:rPr>
          <w:del w:id="659" w:author="User" w:date="2021-02-02T21:12:00Z"/>
          <w:rFonts w:ascii="Times New Roman" w:hAnsi="Times New Roman" w:cs="Times New Roman"/>
          <w:b/>
          <w:bCs/>
          <w:color w:val="000000" w:themeColor="text1"/>
          <w:sz w:val="24"/>
          <w:szCs w:val="24"/>
          <w:lang w:val="en-US"/>
        </w:rPr>
      </w:pPr>
    </w:p>
    <w:p w14:paraId="3B590A44" w14:textId="77777777" w:rsidR="00486B06" w:rsidRDefault="00486B0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2EC1F39C" w14:textId="77777777" w:rsidR="00222136" w:rsidRDefault="00222136" w:rsidP="00B260A7">
      <w:pPr>
        <w:autoSpaceDE w:val="0"/>
        <w:autoSpaceDN w:val="0"/>
        <w:adjustRightInd w:val="0"/>
        <w:spacing w:after="0" w:line="276" w:lineRule="auto"/>
        <w:jc w:val="both"/>
        <w:rPr>
          <w:ins w:id="660" w:author="User" w:date="2021-02-02T19:33:00Z"/>
          <w:rFonts w:ascii="Times New Roman" w:hAnsi="Times New Roman" w:cs="Times New Roman"/>
          <w:b/>
          <w:bCs/>
          <w:color w:val="000000" w:themeColor="text1"/>
          <w:sz w:val="24"/>
          <w:szCs w:val="24"/>
          <w:lang w:val="en-US"/>
        </w:rPr>
      </w:pPr>
    </w:p>
    <w:p w14:paraId="61AB61E4" w14:textId="77777777" w:rsidR="00222136" w:rsidRDefault="00222136" w:rsidP="00B260A7">
      <w:pPr>
        <w:autoSpaceDE w:val="0"/>
        <w:autoSpaceDN w:val="0"/>
        <w:adjustRightInd w:val="0"/>
        <w:spacing w:after="0" w:line="276" w:lineRule="auto"/>
        <w:jc w:val="both"/>
        <w:rPr>
          <w:ins w:id="661" w:author="User" w:date="2021-02-02T19:33:00Z"/>
          <w:rFonts w:ascii="Times New Roman" w:hAnsi="Times New Roman" w:cs="Times New Roman"/>
          <w:b/>
          <w:bCs/>
          <w:color w:val="000000" w:themeColor="text1"/>
          <w:sz w:val="24"/>
          <w:szCs w:val="24"/>
          <w:lang w:val="en-US"/>
        </w:rPr>
      </w:pPr>
    </w:p>
    <w:p w14:paraId="06D746D7" w14:textId="77777777" w:rsidR="00222136" w:rsidRDefault="00222136" w:rsidP="00B260A7">
      <w:pPr>
        <w:autoSpaceDE w:val="0"/>
        <w:autoSpaceDN w:val="0"/>
        <w:adjustRightInd w:val="0"/>
        <w:spacing w:after="0" w:line="276" w:lineRule="auto"/>
        <w:jc w:val="both"/>
        <w:rPr>
          <w:ins w:id="662" w:author="User" w:date="2021-02-02T19:33:00Z"/>
          <w:rFonts w:ascii="Times New Roman" w:hAnsi="Times New Roman" w:cs="Times New Roman"/>
          <w:b/>
          <w:bCs/>
          <w:color w:val="000000" w:themeColor="text1"/>
          <w:sz w:val="24"/>
          <w:szCs w:val="24"/>
          <w:lang w:val="en-US"/>
        </w:rPr>
      </w:pPr>
    </w:p>
    <w:p w14:paraId="65C06478" w14:textId="472B3009" w:rsidR="009B4353" w:rsidRPr="005472BC" w:rsidRDefault="009B4353"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From various places it could be strongly agree that the viral genetic material and </w:t>
      </w:r>
      <w:r w:rsidR="00B90A4E">
        <w:rPr>
          <w:rFonts w:ascii="Times New Roman" w:hAnsi="Times New Roman" w:cs="Times New Roman"/>
          <w:b/>
          <w:bCs/>
          <w:color w:val="000000" w:themeColor="text1"/>
          <w:sz w:val="24"/>
          <w:szCs w:val="24"/>
          <w:lang w:val="en-US"/>
        </w:rPr>
        <w:t>spreading</w:t>
      </w:r>
      <w:r>
        <w:rPr>
          <w:rFonts w:ascii="Times New Roman" w:hAnsi="Times New Roman" w:cs="Times New Roman"/>
          <w:b/>
          <w:bCs/>
          <w:color w:val="000000" w:themeColor="text1"/>
          <w:sz w:val="24"/>
          <w:szCs w:val="24"/>
          <w:lang w:val="en-US"/>
        </w:rPr>
        <w:t xml:space="preserve"> are not same in all over the country. For that individual area should be monitored that </w:t>
      </w:r>
      <w:proofErr w:type="spellStart"/>
      <w:r w:rsidR="0092544B">
        <w:rPr>
          <w:rFonts w:ascii="Times New Roman" w:hAnsi="Times New Roman" w:cs="Times New Roman"/>
          <w:b/>
          <w:bCs/>
          <w:color w:val="000000" w:themeColor="text1"/>
          <w:sz w:val="24"/>
          <w:szCs w:val="24"/>
          <w:lang w:val="en-US"/>
        </w:rPr>
        <w:t>cann’t</w:t>
      </w:r>
      <w:proofErr w:type="spellEnd"/>
      <w:r>
        <w:rPr>
          <w:rFonts w:ascii="Times New Roman" w:hAnsi="Times New Roman" w:cs="Times New Roman"/>
          <w:b/>
          <w:bCs/>
          <w:color w:val="000000" w:themeColor="text1"/>
          <w:sz w:val="24"/>
          <w:szCs w:val="24"/>
          <w:lang w:val="en-US"/>
        </w:rPr>
        <w:t xml:space="preserve"> match with one another for various factors like strategy of life </w:t>
      </w:r>
      <w:r w:rsidR="00B90A4E">
        <w:rPr>
          <w:rFonts w:ascii="Times New Roman" w:hAnsi="Times New Roman" w:cs="Times New Roman"/>
          <w:b/>
          <w:bCs/>
          <w:color w:val="000000" w:themeColor="text1"/>
          <w:sz w:val="24"/>
          <w:szCs w:val="24"/>
          <w:lang w:val="en-US"/>
        </w:rPr>
        <w:t xml:space="preserve">style, availability of </w:t>
      </w:r>
      <w:r w:rsidR="0092544B">
        <w:rPr>
          <w:rFonts w:ascii="Times New Roman" w:hAnsi="Times New Roman" w:cs="Times New Roman"/>
          <w:b/>
          <w:bCs/>
          <w:color w:val="000000" w:themeColor="text1"/>
          <w:sz w:val="24"/>
          <w:szCs w:val="24"/>
          <w:lang w:val="en-US"/>
        </w:rPr>
        <w:t>antibiotics</w:t>
      </w:r>
      <w:r w:rsidR="00B90A4E">
        <w:rPr>
          <w:rFonts w:ascii="Times New Roman" w:hAnsi="Times New Roman" w:cs="Times New Roman"/>
          <w:b/>
          <w:bCs/>
          <w:color w:val="000000" w:themeColor="text1"/>
          <w:sz w:val="24"/>
          <w:szCs w:val="24"/>
          <w:lang w:val="en-US"/>
        </w:rPr>
        <w:t xml:space="preserve">, age of populations as well as environmental factors. </w:t>
      </w:r>
      <w:proofErr w:type="gramStart"/>
      <w:r w:rsidR="00B90A4E">
        <w:rPr>
          <w:rFonts w:ascii="Times New Roman" w:hAnsi="Times New Roman" w:cs="Times New Roman"/>
          <w:b/>
          <w:bCs/>
          <w:color w:val="000000" w:themeColor="text1"/>
          <w:sz w:val="24"/>
          <w:szCs w:val="24"/>
          <w:lang w:val="en-US"/>
        </w:rPr>
        <w:t>Again</w:t>
      </w:r>
      <w:proofErr w:type="gramEnd"/>
      <w:r w:rsidR="00B90A4E">
        <w:rPr>
          <w:rFonts w:ascii="Times New Roman" w:hAnsi="Times New Roman" w:cs="Times New Roman"/>
          <w:b/>
          <w:bCs/>
          <w:color w:val="000000" w:themeColor="text1"/>
          <w:sz w:val="24"/>
          <w:szCs w:val="24"/>
          <w:lang w:val="en-US"/>
        </w:rPr>
        <w:t xml:space="preserve"> we found the different </w:t>
      </w:r>
      <w:proofErr w:type="spellStart"/>
      <w:r w:rsidR="00B90A4E">
        <w:rPr>
          <w:rFonts w:ascii="Times New Roman" w:hAnsi="Times New Roman" w:cs="Times New Roman"/>
          <w:b/>
          <w:bCs/>
          <w:color w:val="000000" w:themeColor="text1"/>
          <w:sz w:val="24"/>
          <w:szCs w:val="24"/>
          <w:lang w:val="en-US"/>
        </w:rPr>
        <w:t>ct</w:t>
      </w:r>
      <w:proofErr w:type="spellEnd"/>
      <w:r w:rsidR="00B90A4E">
        <w:rPr>
          <w:rFonts w:ascii="Times New Roman" w:hAnsi="Times New Roman" w:cs="Times New Roman"/>
          <w:b/>
          <w:bCs/>
          <w:color w:val="000000" w:themeColor="text1"/>
          <w:sz w:val="24"/>
          <w:szCs w:val="24"/>
          <w:lang w:val="en-US"/>
        </w:rPr>
        <w:t xml:space="preserve"> values during two time sampling that indicate</w:t>
      </w:r>
      <w:r w:rsidR="007C2A59">
        <w:rPr>
          <w:rFonts w:ascii="Times New Roman" w:hAnsi="Times New Roman" w:cs="Times New Roman"/>
          <w:b/>
          <w:bCs/>
          <w:color w:val="000000" w:themeColor="text1"/>
          <w:sz w:val="24"/>
          <w:szCs w:val="24"/>
          <w:lang w:val="en-US"/>
        </w:rPr>
        <w:t>s</w:t>
      </w:r>
      <w:r w:rsidR="00B90A4E">
        <w:rPr>
          <w:rFonts w:ascii="Times New Roman" w:hAnsi="Times New Roman" w:cs="Times New Roman"/>
          <w:b/>
          <w:bCs/>
          <w:color w:val="000000" w:themeColor="text1"/>
          <w:sz w:val="24"/>
          <w:szCs w:val="24"/>
          <w:lang w:val="en-US"/>
        </w:rPr>
        <w:t xml:space="preserve"> continuous monitoring system should be </w:t>
      </w:r>
      <w:r w:rsidR="0092544B">
        <w:rPr>
          <w:rFonts w:ascii="Times New Roman" w:hAnsi="Times New Roman" w:cs="Times New Roman"/>
          <w:b/>
          <w:bCs/>
          <w:color w:val="000000" w:themeColor="text1"/>
          <w:sz w:val="24"/>
          <w:szCs w:val="24"/>
          <w:lang w:val="en-US"/>
        </w:rPr>
        <w:t>developed. Seasonal</w:t>
      </w:r>
      <w:r w:rsidR="00B90A4E">
        <w:rPr>
          <w:rFonts w:ascii="Times New Roman" w:hAnsi="Times New Roman" w:cs="Times New Roman"/>
          <w:b/>
          <w:bCs/>
          <w:color w:val="000000" w:themeColor="text1"/>
          <w:sz w:val="24"/>
          <w:szCs w:val="24"/>
          <w:lang w:val="en-US"/>
        </w:rPr>
        <w:t xml:space="preserve"> </w:t>
      </w:r>
      <w:r w:rsidR="0092544B">
        <w:rPr>
          <w:rFonts w:ascii="Times New Roman" w:hAnsi="Times New Roman" w:cs="Times New Roman"/>
          <w:b/>
          <w:bCs/>
          <w:color w:val="000000" w:themeColor="text1"/>
          <w:sz w:val="24"/>
          <w:szCs w:val="24"/>
          <w:lang w:val="en-US"/>
        </w:rPr>
        <w:t xml:space="preserve">functions </w:t>
      </w:r>
      <w:r w:rsidR="00B90A4E">
        <w:rPr>
          <w:rFonts w:ascii="Times New Roman" w:hAnsi="Times New Roman" w:cs="Times New Roman"/>
          <w:b/>
          <w:bCs/>
          <w:color w:val="000000" w:themeColor="text1"/>
          <w:sz w:val="24"/>
          <w:szCs w:val="24"/>
          <w:lang w:val="en-US"/>
        </w:rPr>
        <w:t xml:space="preserve">play important role for pathogenic virus or bacteria like in the </w:t>
      </w:r>
      <w:r w:rsidR="0092544B">
        <w:rPr>
          <w:rFonts w:ascii="Times New Roman" w:hAnsi="Times New Roman" w:cs="Times New Roman"/>
          <w:b/>
          <w:bCs/>
          <w:color w:val="000000" w:themeColor="text1"/>
          <w:sz w:val="24"/>
          <w:szCs w:val="24"/>
          <w:lang w:val="en-US"/>
        </w:rPr>
        <w:t>summer</w:t>
      </w:r>
      <w:r w:rsidR="00B90A4E">
        <w:rPr>
          <w:rFonts w:ascii="Times New Roman" w:hAnsi="Times New Roman" w:cs="Times New Roman"/>
          <w:b/>
          <w:bCs/>
          <w:color w:val="000000" w:themeColor="text1"/>
          <w:sz w:val="24"/>
          <w:szCs w:val="24"/>
          <w:lang w:val="en-US"/>
        </w:rPr>
        <w:t xml:space="preserve"> diarrheal patient could be found more than winter season again in the low temperature flu like disease </w:t>
      </w:r>
      <w:proofErr w:type="spellStart"/>
      <w:r w:rsidR="00B90A4E">
        <w:rPr>
          <w:rFonts w:ascii="Times New Roman" w:hAnsi="Times New Roman" w:cs="Times New Roman"/>
          <w:b/>
          <w:bCs/>
          <w:color w:val="000000" w:themeColor="text1"/>
          <w:sz w:val="24"/>
          <w:szCs w:val="24"/>
          <w:lang w:val="en-US"/>
        </w:rPr>
        <w:t>spraed</w:t>
      </w:r>
      <w:proofErr w:type="spellEnd"/>
      <w:r w:rsidR="00B90A4E">
        <w:rPr>
          <w:rFonts w:ascii="Times New Roman" w:hAnsi="Times New Roman" w:cs="Times New Roman"/>
          <w:b/>
          <w:bCs/>
          <w:color w:val="000000" w:themeColor="text1"/>
          <w:sz w:val="24"/>
          <w:szCs w:val="24"/>
          <w:lang w:val="en-US"/>
        </w:rPr>
        <w:t xml:space="preserve"> more the in the summer season.</w:t>
      </w:r>
    </w:p>
    <w:p w14:paraId="02D52CFA" w14:textId="77777777" w:rsidR="007C2A59" w:rsidRDefault="007C2A59" w:rsidP="00B260A7">
      <w:pPr>
        <w:spacing w:line="276" w:lineRule="auto"/>
        <w:jc w:val="both"/>
        <w:rPr>
          <w:rFonts w:ascii="Times New Roman" w:hAnsi="Times New Roman" w:cs="Times New Roman"/>
          <w:b/>
          <w:bCs/>
          <w:color w:val="000000" w:themeColor="text1"/>
          <w:sz w:val="24"/>
          <w:szCs w:val="24"/>
          <w:lang w:val="en-US"/>
        </w:rPr>
      </w:pPr>
      <w:bookmarkStart w:id="663" w:name="_Hlk62992672"/>
    </w:p>
    <w:p w14:paraId="6823088B" w14:textId="77777777" w:rsidR="00937056" w:rsidRPr="005472BC" w:rsidRDefault="000C415C" w:rsidP="00B260A7">
      <w:pPr>
        <w:spacing w:line="276" w:lineRule="auto"/>
        <w:jc w:val="both"/>
        <w:rPr>
          <w:rFonts w:ascii="Times New Roman" w:hAnsi="Times New Roman" w:cs="Times New Roman"/>
          <w:b/>
          <w:bCs/>
          <w:color w:val="000000" w:themeColor="text1"/>
          <w:sz w:val="24"/>
          <w:szCs w:val="24"/>
          <w:lang w:val="en-US"/>
        </w:rPr>
      </w:pPr>
      <w:r w:rsidRPr="005472BC">
        <w:rPr>
          <w:rFonts w:ascii="Times New Roman" w:hAnsi="Times New Roman" w:cs="Times New Roman"/>
          <w:b/>
          <w:bCs/>
          <w:color w:val="000000" w:themeColor="text1"/>
          <w:sz w:val="24"/>
          <w:szCs w:val="24"/>
          <w:lang w:val="en-US"/>
        </w:rPr>
        <w:lastRenderedPageBreak/>
        <w:t>SUMMARY OF THE RESULTS</w:t>
      </w:r>
    </w:p>
    <w:bookmarkEnd w:id="663"/>
    <w:p w14:paraId="230BB2BC" w14:textId="77777777" w:rsidR="00937056" w:rsidRPr="005472BC" w:rsidRDefault="00937056" w:rsidP="00B260A7">
      <w:pPr>
        <w:spacing w:line="276" w:lineRule="auto"/>
        <w:jc w:val="both"/>
        <w:rPr>
          <w:rFonts w:ascii="Times New Roman" w:hAnsi="Times New Roman" w:cs="Times New Roman"/>
          <w:color w:val="000000" w:themeColor="text1"/>
          <w:sz w:val="24"/>
          <w:szCs w:val="24"/>
        </w:rPr>
      </w:pPr>
      <w:r w:rsidRPr="005472BC">
        <w:rPr>
          <w:rFonts w:ascii="Times New Roman" w:hAnsi="Times New Roman" w:cs="Times New Roman"/>
          <w:color w:val="000000" w:themeColor="text1"/>
          <w:sz w:val="24"/>
          <w:szCs w:val="24"/>
        </w:rPr>
        <w:t xml:space="preserve">The monitoring of COVID-19 genes by wastewater opened the door to further investigation employing an updated research method. However, we have done the same with some new approaches to guarantee the existence and interaction of selective genes with the unwelcome outbreak of additional viral flue. We also concurrently focused on monitoring the continuing spread of COVID and proposed wastewater treatment solutions. What we know will be useful for the time being. </w:t>
      </w:r>
    </w:p>
    <w:p w14:paraId="12D4A1E7" w14:textId="77777777" w:rsidR="00937056" w:rsidRPr="005472BC" w:rsidRDefault="00937056" w:rsidP="00B260A7">
      <w:pPr>
        <w:spacing w:line="276" w:lineRule="auto"/>
        <w:jc w:val="both"/>
        <w:rPr>
          <w:rFonts w:ascii="Times New Roman" w:hAnsi="Times New Roman" w:cs="Times New Roman"/>
          <w:color w:val="000000" w:themeColor="text1"/>
          <w:sz w:val="24"/>
          <w:szCs w:val="24"/>
        </w:rPr>
      </w:pPr>
      <w:r w:rsidRPr="005472BC">
        <w:rPr>
          <w:rFonts w:ascii="Times New Roman" w:hAnsi="Times New Roman" w:cs="Times New Roman"/>
          <w:color w:val="000000" w:themeColor="text1"/>
          <w:sz w:val="24"/>
          <w:szCs w:val="24"/>
        </w:rPr>
        <w:t>Samples were obtained in 11 districts of Bangladesh along with the Rohingya Camp. In two stages of sampling, we stressed the interaction of the COVID-19 gene with pH and temperature. Here, the combination of pH and temperature with these genes-ROX, FAM, and Cy5-has shown a comparatively large ratio. Between the two stages of the data study, the first-time data revealed a more correlated role for both environmental and non-environmental variables.</w:t>
      </w:r>
    </w:p>
    <w:p w14:paraId="0253D8F6" w14:textId="77777777" w:rsidR="00937056" w:rsidRPr="005472BC" w:rsidRDefault="00937056" w:rsidP="00B260A7">
      <w:pPr>
        <w:spacing w:line="276" w:lineRule="auto"/>
        <w:jc w:val="both"/>
        <w:rPr>
          <w:rFonts w:ascii="Times New Roman" w:hAnsi="Times New Roman" w:cs="Times New Roman"/>
          <w:color w:val="000000" w:themeColor="text1"/>
          <w:sz w:val="24"/>
          <w:szCs w:val="24"/>
        </w:rPr>
      </w:pPr>
      <w:r w:rsidRPr="005472BC">
        <w:rPr>
          <w:rFonts w:ascii="Times New Roman" w:hAnsi="Times New Roman" w:cs="Times New Roman"/>
          <w:color w:val="000000" w:themeColor="text1"/>
          <w:sz w:val="24"/>
          <w:szCs w:val="24"/>
        </w:rPr>
        <w:t xml:space="preserve">Both drainage samples are measured by their physiochemical parameters, including PH (6.30 - 12.50) and temperature (22.10 - 32.60) ºC. Samples mean PH observed as 7.12 with a standard deviation (SD) of 0.72 while the mean temperature was found to be 28.68ºC with a standard deviation of 2.15ºC. </w:t>
      </w:r>
    </w:p>
    <w:p w14:paraId="65B71820" w14:textId="77777777" w:rsidR="00937056" w:rsidRPr="005472BC" w:rsidRDefault="00937056" w:rsidP="00B260A7">
      <w:pPr>
        <w:spacing w:line="276" w:lineRule="auto"/>
        <w:jc w:val="both"/>
        <w:rPr>
          <w:rFonts w:ascii="Times New Roman" w:hAnsi="Times New Roman" w:cs="Times New Roman"/>
          <w:color w:val="000000" w:themeColor="text1"/>
          <w:sz w:val="24"/>
          <w:szCs w:val="24"/>
        </w:rPr>
      </w:pPr>
      <w:r w:rsidRPr="005472BC">
        <w:rPr>
          <w:rFonts w:ascii="Times New Roman" w:hAnsi="Times New Roman" w:cs="Times New Roman"/>
          <w:color w:val="000000" w:themeColor="text1"/>
          <w:sz w:val="24"/>
          <w:szCs w:val="24"/>
        </w:rPr>
        <w:t>We assume that the temperature effect has an effect or is true when forecasting pH as the p-value measured was 0.021, which was below 0.05. The overall model could forecast the variable significantly. Here, R square is 0.22 or 22% of the difference in temperature from pH variables can be expected. The equation suggested that the temperature coefficient is +0.076. The coefficient revealed that pH improved by an average of 0.076 for each additional unit at temperature.</w:t>
      </w:r>
    </w:p>
    <w:p w14:paraId="3C257DC3"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5472BC">
        <w:rPr>
          <w:rFonts w:ascii="Times New Roman" w:hAnsi="Times New Roman" w:cs="Times New Roman"/>
          <w:color w:val="000000" w:themeColor="text1"/>
          <w:sz w:val="24"/>
          <w:szCs w:val="24"/>
        </w:rPr>
        <w:t>We also infer that the influence of temperature in predicting Cy5 is successful or true. Since p is 0.0014, which is less than 0.05, the overall model will forecast the dependent variable significantly. In this case, the R square is 0.37 or 37% of the temperature differences from the Cy5 variables. The equation for regression was: 22+0.49x. The equation suggested that the temperature coefficient is +0.49. The coefficient revealed that Cy5 improved by an average of 0.49 for each additional unit within the Temperature</w:t>
      </w:r>
      <w:r w:rsidRPr="00B260A7">
        <w:rPr>
          <w:rFonts w:ascii="Times New Roman" w:hAnsi="Times New Roman" w:cs="Times New Roman"/>
          <w:color w:val="000000" w:themeColor="text1"/>
          <w:sz w:val="24"/>
          <w:szCs w:val="24"/>
        </w:rPr>
        <w:t>.</w:t>
      </w:r>
    </w:p>
    <w:p w14:paraId="05566F2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We found that the effect of Temperature has an effect or valid in predicting FAM since the p-value is &lt;0.001 which is less than 0.05. Here R square is 0.88 or 88% of the variation in Temperature can be predicted from the variables; FAM. The regression equation was: 11+0.88x. The equation shows that the coefficient for Temperature is +0.88. The coefficient indicates that for every additional unit in Temperature, FAM increases by an average of 0.88 units.</w:t>
      </w:r>
    </w:p>
    <w:p w14:paraId="5FF3897B" w14:textId="77777777" w:rsidR="00937056" w:rsidRPr="00B260A7" w:rsidRDefault="00937056" w:rsidP="00B260A7">
      <w:pPr>
        <w:spacing w:line="276" w:lineRule="auto"/>
        <w:jc w:val="both"/>
        <w:rPr>
          <w:rFonts w:ascii="Times New Roman" w:hAnsi="Times New Roman" w:cs="Times New Roman"/>
          <w:color w:val="000000" w:themeColor="text1"/>
          <w:sz w:val="24"/>
          <w:szCs w:val="24"/>
        </w:rPr>
      </w:pPr>
      <w:r w:rsidRPr="00B260A7">
        <w:rPr>
          <w:rFonts w:ascii="Times New Roman" w:hAnsi="Times New Roman" w:cs="Times New Roman"/>
          <w:color w:val="000000" w:themeColor="text1"/>
          <w:sz w:val="24"/>
          <w:szCs w:val="24"/>
        </w:rPr>
        <w:t>We conclude that the effect of Temperature has an effect or valid in predicting Rox since the p-value is 0.0012 which is less than 0.05. Here R square is 0.38 or 38% of the variation in Temperature can be predicted from the variablesRox. The regression equation was: 23+0.43x. The equation shows that the coefficient for Temperature is +0.43. The coefficient indicates that for every additional unit in Temperature, Roxincreases by an average of 0.43 units.</w:t>
      </w:r>
    </w:p>
    <w:p w14:paraId="1CEE0AC1" w14:textId="77777777" w:rsidR="00937056" w:rsidRDefault="00937056" w:rsidP="00B260A7">
      <w:pPr>
        <w:spacing w:after="0" w:line="276" w:lineRule="auto"/>
        <w:jc w:val="both"/>
        <w:rPr>
          <w:rFonts w:ascii="Times New Roman" w:eastAsia="Times New Roman" w:hAnsi="Times New Roman" w:cs="Times New Roman"/>
          <w:color w:val="000000" w:themeColor="text1"/>
          <w:sz w:val="24"/>
          <w:szCs w:val="24"/>
        </w:rPr>
      </w:pPr>
      <w:r w:rsidRPr="00B260A7">
        <w:rPr>
          <w:rFonts w:ascii="Times New Roman" w:eastAsia="Times New Roman" w:hAnsi="Times New Roman" w:cs="Times New Roman"/>
          <w:color w:val="000000" w:themeColor="text1"/>
          <w:sz w:val="24"/>
          <w:szCs w:val="24"/>
        </w:rPr>
        <w:lastRenderedPageBreak/>
        <w:t>From our analysis of the study, at least three genes- FAM, Rox, and Cy5 can be taken as part of the sewage sample. Moreover, the association between ph, temperature, and the Covid gene is important. The percentage of FAM gene takes the lion’s share 36% (125 samples remains positive for this category). Sample collection is performed in two stages and the first stage delivers more active genes. More results (66 confirmed) at 27-31 degrees Celsius were involved. In the 6.5 to 7.4 zone, ph addiction was observed.</w:t>
      </w:r>
    </w:p>
    <w:p w14:paraId="3F022621" w14:textId="77777777" w:rsidR="00557B36" w:rsidRPr="00B260A7" w:rsidRDefault="00557B36" w:rsidP="00B260A7">
      <w:pPr>
        <w:spacing w:after="0" w:line="276" w:lineRule="auto"/>
        <w:jc w:val="both"/>
        <w:rPr>
          <w:rFonts w:ascii="Times New Roman" w:eastAsia="Times New Roman" w:hAnsi="Times New Roman" w:cs="Times New Roman"/>
          <w:color w:val="000000" w:themeColor="text1"/>
          <w:sz w:val="24"/>
          <w:szCs w:val="24"/>
          <w:lang w:val="en-US"/>
        </w:rPr>
      </w:pPr>
    </w:p>
    <w:p w14:paraId="731F4422"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rPr>
      </w:pPr>
    </w:p>
    <w:p w14:paraId="1185CB22" w14:textId="4A5B1827" w:rsidR="00937056" w:rsidRPr="000C415C" w:rsidRDefault="000C415C"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bookmarkStart w:id="664" w:name="_Hlk62992708"/>
      <w:r>
        <w:rPr>
          <w:rFonts w:ascii="Times New Roman" w:hAnsi="Times New Roman" w:cs="Times New Roman"/>
          <w:b/>
          <w:bCs/>
          <w:color w:val="000000" w:themeColor="text1"/>
          <w:sz w:val="24"/>
          <w:szCs w:val="24"/>
          <w:lang w:val="en-US"/>
        </w:rPr>
        <w:t xml:space="preserve">RECOMMENDATIONS </w:t>
      </w:r>
    </w:p>
    <w:bookmarkEnd w:id="664"/>
    <w:p w14:paraId="54CE97B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p>
    <w:p w14:paraId="149F227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This study proves clear proof of concept for the use of wastewater-based epidemiology as a complementary surveillance tool for the management of the Covid-19 pandemic. It is essential for human, animal, and the environment. So, continued sampling of whole country wastewater will allow for the expansion of trend monitoring, and it is recommended that more sampling from all districts as this study was a pilot phase study.</w:t>
      </w:r>
    </w:p>
    <w:p w14:paraId="37F9368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 xml:space="preserve">Bangladesh is passing the second stage of the pandemic, but the experience of other countries teaches us that second and even third waves of infection will be more dangerous. For that, it will be best for monitoring the whole county by WBE. </w:t>
      </w:r>
    </w:p>
    <w:p w14:paraId="6EAD749D" w14:textId="3E880E62"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 xml:space="preserve">Translating the viral titers from wastewater into the actual number of cases within a community is highly challenging, if not impossible. This type of calculation relies on many assumptions, which remain poorly quantified, for example, the amount and dynamics of viral shedding in feces, viral persistence in the sewer network, and variation in wastewater flow and temperature due to climatic conditions. </w:t>
      </w:r>
    </w:p>
    <w:p w14:paraId="0F5FA53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p>
    <w:p w14:paraId="63531F4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But, it will be possible to calculate the total number of positive patients either symptomatic or asymptomatic usingWBE.</w:t>
      </w:r>
    </w:p>
    <w:p w14:paraId="06E2D164" w14:textId="77777777" w:rsidR="00937056"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507DA5BD" w14:textId="77777777" w:rsidR="00557B36" w:rsidRDefault="00765387"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 xml:space="preserve">Developing a </w:t>
      </w:r>
      <w:r w:rsidR="00337C56" w:rsidRPr="00B260A7">
        <w:rPr>
          <w:rFonts w:ascii="Times New Roman" w:eastAsia="ArialMT" w:hAnsi="Times New Roman" w:cs="Times New Roman"/>
          <w:b/>
          <w:color w:val="000000" w:themeColor="text1"/>
          <w:sz w:val="24"/>
          <w:szCs w:val="24"/>
          <w:lang w:val="en-US"/>
        </w:rPr>
        <w:t xml:space="preserve">Wastewater </w:t>
      </w:r>
      <w:r>
        <w:rPr>
          <w:rFonts w:ascii="Times New Roman" w:eastAsia="ArialMT" w:hAnsi="Times New Roman" w:cs="Times New Roman"/>
          <w:b/>
          <w:color w:val="000000" w:themeColor="text1"/>
          <w:sz w:val="24"/>
          <w:szCs w:val="24"/>
          <w:lang w:val="en-US"/>
        </w:rPr>
        <w:t xml:space="preserve">Based </w:t>
      </w:r>
      <w:r w:rsidR="00337C56" w:rsidRPr="00B260A7">
        <w:rPr>
          <w:rFonts w:ascii="Times New Roman" w:eastAsia="ArialMT" w:hAnsi="Times New Roman" w:cs="Times New Roman"/>
          <w:b/>
          <w:color w:val="000000" w:themeColor="text1"/>
          <w:sz w:val="24"/>
          <w:szCs w:val="24"/>
          <w:lang w:val="en-US"/>
        </w:rPr>
        <w:t xml:space="preserve">Surveillance </w:t>
      </w:r>
    </w:p>
    <w:p w14:paraId="29EB9CF2" w14:textId="4BC06538" w:rsidR="00557B36" w:rsidRDefault="00557B3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Proactive strategy for developing WBS-</w:t>
      </w:r>
    </w:p>
    <w:p w14:paraId="02720434" w14:textId="78369C64" w:rsidR="00337C56" w:rsidRDefault="00557B3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Pr>
          <w:rFonts w:ascii="Times New Roman" w:eastAsia="ArialMT" w:hAnsi="Times New Roman" w:cs="Times New Roman"/>
          <w:b/>
          <w:color w:val="000000" w:themeColor="text1"/>
          <w:sz w:val="24"/>
          <w:szCs w:val="24"/>
          <w:lang w:val="en-US"/>
        </w:rPr>
        <w:t xml:space="preserve">Based on the </w:t>
      </w:r>
      <w:r w:rsidR="00765387">
        <w:rPr>
          <w:rFonts w:ascii="Times New Roman" w:eastAsia="ArialMT" w:hAnsi="Times New Roman" w:cs="Times New Roman"/>
          <w:b/>
          <w:color w:val="000000" w:themeColor="text1"/>
          <w:sz w:val="24"/>
          <w:szCs w:val="24"/>
          <w:lang w:val="en-US"/>
        </w:rPr>
        <w:t xml:space="preserve">Our Experience </w:t>
      </w:r>
      <w:r w:rsidR="00337C56" w:rsidRPr="00B260A7">
        <w:rPr>
          <w:rFonts w:ascii="Times New Roman" w:eastAsia="ArialMT" w:hAnsi="Times New Roman" w:cs="Times New Roman"/>
          <w:b/>
          <w:color w:val="000000" w:themeColor="text1"/>
          <w:sz w:val="24"/>
          <w:szCs w:val="24"/>
          <w:lang w:val="en-US"/>
        </w:rPr>
        <w:t>and Sample Plan Design</w:t>
      </w:r>
    </w:p>
    <w:p w14:paraId="67F56D2F" w14:textId="77777777" w:rsidR="0032297A" w:rsidRPr="00B260A7" w:rsidRDefault="0032297A"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p>
    <w:p w14:paraId="6B17E21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General considerations need to consider several factors. First and foremost, the goals of the monitoring program must be established. In addition to study goals, key considerations include:</w:t>
      </w:r>
    </w:p>
    <w:p w14:paraId="0E4A24E3" w14:textId="78CE5125" w:rsidR="00337C56" w:rsidRPr="00B260A7" w:rsidRDefault="00337C56"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Worker safety</w:t>
      </w:r>
      <w:r>
        <w:rPr>
          <w:rFonts w:ascii="Times New Roman" w:eastAsia="ArialMT" w:hAnsi="Times New Roman" w:cs="Times New Roman"/>
          <w:color w:val="000000" w:themeColor="text1"/>
          <w:sz w:val="24"/>
          <w:szCs w:val="24"/>
          <w:lang w:val="en-US"/>
        </w:rPr>
        <w:t>, Laboratory Safety</w:t>
      </w:r>
    </w:p>
    <w:p w14:paraId="4D75C6D8" w14:textId="61AFA801" w:rsidR="00337C56" w:rsidRDefault="0032297A"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Environmental factors for wastewater sample</w:t>
      </w:r>
    </w:p>
    <w:p w14:paraId="1F70A3BA" w14:textId="77777777" w:rsidR="00173B3B" w:rsidRDefault="00173B3B" w:rsidP="005472BC">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Wastewater system characteristics</w:t>
      </w:r>
    </w:p>
    <w:p w14:paraId="3A5A3704" w14:textId="3F45E29F" w:rsidR="00337C56" w:rsidRPr="005472BC" w:rsidRDefault="00337C56" w:rsidP="005472BC">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5472BC">
        <w:rPr>
          <w:rFonts w:ascii="Times New Roman" w:eastAsia="ArialMT" w:hAnsi="Times New Roman" w:cs="Times New Roman"/>
          <w:color w:val="000000" w:themeColor="text1"/>
          <w:sz w:val="24"/>
          <w:szCs w:val="24"/>
          <w:lang w:val="en-US"/>
        </w:rPr>
        <w:t>Sample type, timing, and location</w:t>
      </w:r>
    </w:p>
    <w:p w14:paraId="31FD7988" w14:textId="77777777" w:rsidR="00337C56" w:rsidRPr="00B260A7" w:rsidRDefault="00337C56"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Sample frequency and duration</w:t>
      </w:r>
    </w:p>
    <w:p w14:paraId="642C3184" w14:textId="77777777" w:rsidR="00337C56" w:rsidRPr="00B260A7" w:rsidRDefault="00337C56"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Sample collection, transport, preservation, and storage</w:t>
      </w:r>
    </w:p>
    <w:p w14:paraId="0E74905D" w14:textId="77777777" w:rsidR="00337C56" w:rsidRPr="00B260A7" w:rsidRDefault="00337C56"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Consistency in sampling methods</w:t>
      </w:r>
    </w:p>
    <w:p w14:paraId="28D2F97B" w14:textId="77777777" w:rsidR="00337C56" w:rsidRPr="00B260A7" w:rsidRDefault="00337C56" w:rsidP="00337C56">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Availability and collection of metadata</w:t>
      </w:r>
    </w:p>
    <w:p w14:paraId="40B9B847" w14:textId="77777777" w:rsidR="00337C56" w:rsidRPr="00B260A7" w:rsidRDefault="00337C56" w:rsidP="00337C56">
      <w:pPr>
        <w:pStyle w:val="ListParagraph"/>
        <w:numPr>
          <w:ilvl w:val="1"/>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physicochemical parameters of samples</w:t>
      </w:r>
    </w:p>
    <w:p w14:paraId="2FDF5868" w14:textId="77777777" w:rsidR="00337C56" w:rsidRPr="00B260A7" w:rsidRDefault="00337C56" w:rsidP="00337C56">
      <w:pPr>
        <w:pStyle w:val="ListParagraph"/>
        <w:numPr>
          <w:ilvl w:val="1"/>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Clinical data of specific sample location</w:t>
      </w:r>
    </w:p>
    <w:p w14:paraId="264F54BE" w14:textId="77777777" w:rsidR="00337C56" w:rsidRDefault="00337C56" w:rsidP="00337C56">
      <w:pPr>
        <w:pStyle w:val="ListParagraph"/>
        <w:numPr>
          <w:ilvl w:val="1"/>
          <w:numId w:val="6"/>
        </w:num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Discussion with respective correspondents of wastewater treatment plants.</w:t>
      </w:r>
    </w:p>
    <w:p w14:paraId="1E0BF50D" w14:textId="68A7EC7F" w:rsidR="00337C56" w:rsidRPr="005472BC" w:rsidRDefault="00337C56" w:rsidP="005472BC">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 xml:space="preserve">      </w:t>
      </w:r>
      <w:r w:rsidR="00F2327F">
        <w:rPr>
          <w:rFonts w:ascii="Times New Roman" w:eastAsia="ArialMT" w:hAnsi="Times New Roman" w:cs="Times New Roman"/>
          <w:color w:val="000000" w:themeColor="text1"/>
          <w:sz w:val="24"/>
          <w:szCs w:val="24"/>
          <w:lang w:val="en-US"/>
        </w:rPr>
        <w:t>8. Proper</w:t>
      </w:r>
      <w:r>
        <w:rPr>
          <w:rFonts w:ascii="Times New Roman" w:eastAsia="ArialMT" w:hAnsi="Times New Roman" w:cs="Times New Roman"/>
          <w:color w:val="000000" w:themeColor="text1"/>
          <w:sz w:val="24"/>
          <w:szCs w:val="24"/>
          <w:lang w:val="en-US"/>
        </w:rPr>
        <w:t xml:space="preserve"> disposal and discard system (Including autoclave and </w:t>
      </w:r>
      <w:r w:rsidR="00F2327F">
        <w:rPr>
          <w:rFonts w:ascii="Times New Roman" w:eastAsia="ArialMT" w:hAnsi="Times New Roman" w:cs="Times New Roman"/>
          <w:color w:val="000000" w:themeColor="text1"/>
          <w:sz w:val="24"/>
          <w:szCs w:val="24"/>
          <w:lang w:val="en-US"/>
        </w:rPr>
        <w:t>Incineration Point</w:t>
      </w:r>
      <w:r>
        <w:rPr>
          <w:rFonts w:ascii="Times New Roman" w:eastAsia="ArialMT" w:hAnsi="Times New Roman" w:cs="Times New Roman"/>
          <w:color w:val="000000" w:themeColor="text1"/>
          <w:sz w:val="24"/>
          <w:szCs w:val="24"/>
          <w:lang w:val="en-US"/>
        </w:rPr>
        <w:t xml:space="preserve">)  </w:t>
      </w:r>
    </w:p>
    <w:p w14:paraId="4C72B106"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B260A7">
        <w:rPr>
          <w:rFonts w:ascii="Times New Roman" w:eastAsia="ArialMT" w:hAnsi="Times New Roman" w:cs="Times New Roman"/>
          <w:b/>
          <w:color w:val="000000" w:themeColor="text1"/>
          <w:sz w:val="24"/>
          <w:szCs w:val="24"/>
          <w:lang w:val="en-US"/>
        </w:rPr>
        <w:t xml:space="preserve"> Safety First</w:t>
      </w:r>
    </w:p>
    <w:p w14:paraId="66FE0F44" w14:textId="77777777" w:rsidR="00337C56"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Standard practices associated with water resource recovery facility operations should be sufficient to protect worker safety. Such practices include the use of the Personal Protective Equipment (PPE) normally required when handling untreated wastewater, such as safety gloves, glasses, masks, or face shields. Safety recommendations may vary between handling wastewater and processing samples.</w:t>
      </w:r>
    </w:p>
    <w:p w14:paraId="0D28C41E" w14:textId="4715DFE6" w:rsidR="00F2327F" w:rsidRPr="00B260A7" w:rsidRDefault="00F2327F"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 xml:space="preserve">It must be maintained BSL-2(Biosafety Label-2) lab for sample handing with proper disposal system. All laboratory experiments should be </w:t>
      </w:r>
      <w:proofErr w:type="gramStart"/>
      <w:r>
        <w:rPr>
          <w:rFonts w:ascii="Times New Roman" w:eastAsia="ArialMT" w:hAnsi="Times New Roman" w:cs="Times New Roman"/>
          <w:color w:val="000000" w:themeColor="text1"/>
          <w:sz w:val="24"/>
          <w:szCs w:val="24"/>
          <w:lang w:val="en-US"/>
        </w:rPr>
        <w:t>continue</w:t>
      </w:r>
      <w:proofErr w:type="gramEnd"/>
      <w:r>
        <w:rPr>
          <w:rFonts w:ascii="Times New Roman" w:eastAsia="ArialMT" w:hAnsi="Times New Roman" w:cs="Times New Roman"/>
          <w:color w:val="000000" w:themeColor="text1"/>
          <w:sz w:val="24"/>
          <w:szCs w:val="24"/>
          <w:lang w:val="en-US"/>
        </w:rPr>
        <w:t xml:space="preserve"> in Biosafety Cabinets.</w:t>
      </w:r>
    </w:p>
    <w:p w14:paraId="20E67482" w14:textId="77777777" w:rsidR="0032297A" w:rsidRDefault="0032297A" w:rsidP="005472BC">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5472BC">
        <w:rPr>
          <w:rFonts w:ascii="Times New Roman" w:eastAsia="ArialMT" w:hAnsi="Times New Roman" w:cs="Times New Roman"/>
          <w:b/>
          <w:color w:val="000000" w:themeColor="text1"/>
          <w:sz w:val="24"/>
          <w:szCs w:val="24"/>
          <w:lang w:val="en-US"/>
        </w:rPr>
        <w:t>Environmental factors for wastewater sample</w:t>
      </w:r>
    </w:p>
    <w:p w14:paraId="0F766D6B" w14:textId="2750D3AD" w:rsidR="00173B3B" w:rsidRPr="005472BC" w:rsidRDefault="00173B3B" w:rsidP="00173B3B">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Pr>
          <w:rFonts w:ascii="Times New Roman" w:eastAsia="ArialMT" w:hAnsi="Times New Roman" w:cs="Times New Roman"/>
          <w:color w:val="000000" w:themeColor="text1"/>
          <w:sz w:val="24"/>
          <w:szCs w:val="24"/>
          <w:lang w:val="en-US"/>
        </w:rPr>
        <w:t>Various environmental factors influence the results like P</w:t>
      </w:r>
      <w:r w:rsidRPr="005472BC">
        <w:rPr>
          <w:rFonts w:ascii="Times New Roman" w:eastAsia="ArialMT" w:hAnsi="Times New Roman" w:cs="Times New Roman"/>
          <w:color w:val="000000" w:themeColor="text1"/>
          <w:sz w:val="24"/>
          <w:szCs w:val="24"/>
          <w:vertAlign w:val="superscript"/>
          <w:lang w:val="en-US"/>
        </w:rPr>
        <w:t>H</w:t>
      </w:r>
      <w:r>
        <w:rPr>
          <w:rFonts w:ascii="Times New Roman" w:eastAsia="ArialMT" w:hAnsi="Times New Roman" w:cs="Times New Roman"/>
          <w:color w:val="000000" w:themeColor="text1"/>
          <w:sz w:val="24"/>
          <w:szCs w:val="24"/>
          <w:lang w:val="en-US"/>
        </w:rPr>
        <w:t>, temperature, salinity etc.</w:t>
      </w:r>
      <w:r w:rsidRPr="005472BC">
        <w:rPr>
          <w:rFonts w:ascii="Times New Roman" w:eastAsia="ArialMT" w:hAnsi="Times New Roman" w:cs="Times New Roman"/>
          <w:color w:val="000000" w:themeColor="text1"/>
          <w:sz w:val="24"/>
          <w:szCs w:val="24"/>
          <w:lang w:val="en-US"/>
        </w:rPr>
        <w:t xml:space="preserve"> Environmental factors for wastewater samples should be recorded for correlation of viral CT value.  </w:t>
      </w:r>
    </w:p>
    <w:p w14:paraId="4D504BC1" w14:textId="77777777" w:rsidR="00173B3B" w:rsidRPr="003812C1" w:rsidRDefault="00173B3B" w:rsidP="00173B3B">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BEC0648" w14:textId="77777777" w:rsidR="00173B3B" w:rsidRDefault="00173B3B" w:rsidP="005472BC">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67B8568" w14:textId="77777777" w:rsidR="00173B3B" w:rsidRPr="005472BC" w:rsidRDefault="00173B3B" w:rsidP="005472BC">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5472BC">
        <w:rPr>
          <w:rFonts w:ascii="Times New Roman" w:eastAsia="ArialMT" w:hAnsi="Times New Roman" w:cs="Times New Roman"/>
          <w:b/>
          <w:color w:val="000000" w:themeColor="text1"/>
          <w:sz w:val="24"/>
          <w:szCs w:val="24"/>
          <w:lang w:val="en-US"/>
        </w:rPr>
        <w:t>Wastewater system characteristics</w:t>
      </w:r>
    </w:p>
    <w:p w14:paraId="7EE4DF84"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complexity of wastewater infrastructures varies widely around the world: from latrines to single-family septic systems, from community systems to conventional wastewater treatment systems with hundreds of miles of pipes, lift stations, and multiple facilities serving millions of</w:t>
      </w:r>
    </w:p>
    <w:p w14:paraId="2D5FCAC8"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people. When determining sites for sample collection for more complex analyses, it is important</w:t>
      </w:r>
    </w:p>
    <w:p w14:paraId="4EF33000"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to coordinate with wastewater utility personnel and local public health officials who can provide</w:t>
      </w:r>
    </w:p>
    <w:p w14:paraId="62854591" w14:textId="77777777" w:rsidR="00337C56" w:rsidRPr="00B260A7" w:rsidRDefault="00337C56" w:rsidP="00337C56">
      <w:pPr>
        <w:autoSpaceDE w:val="0"/>
        <w:autoSpaceDN w:val="0"/>
        <w:adjustRightInd w:val="0"/>
        <w:spacing w:after="0" w:line="276" w:lineRule="auto"/>
        <w:jc w:val="both"/>
        <w:rPr>
          <w:rFonts w:ascii="Times New Roman"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lang w:val="en-US"/>
        </w:rPr>
        <w:t>context on preferred sampling points. This is particularly true when attempting to determine community prevalence or to identify specific community locations with changing trends in infection.</w:t>
      </w:r>
      <w:r w:rsidRPr="00B260A7">
        <w:rPr>
          <w:rFonts w:ascii="Times New Roman" w:hAnsi="Times New Roman" w:cs="Times New Roman"/>
          <w:color w:val="000000" w:themeColor="text1"/>
          <w:sz w:val="24"/>
          <w:szCs w:val="24"/>
        </w:rPr>
        <w:t xml:space="preserve"> </w:t>
      </w:r>
    </w:p>
    <w:p w14:paraId="2DCAB626"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In most situations, sampling of the effect of the water-recovery system will provide the population served by the facility an overall consolidated signal intensity measurement. In urban areas where complex sewage network is used by large communities, the study and detection of sites in which a large proportion of cases of COVID-19 are suspected can be carried out using separate sewer trunk pipes.</w:t>
      </w:r>
    </w:p>
    <w:p w14:paraId="54BAADEA"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8AEC93F"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B260A7">
        <w:rPr>
          <w:rFonts w:ascii="Times New Roman" w:eastAsia="ArialMT" w:hAnsi="Times New Roman" w:cs="Times New Roman"/>
          <w:b/>
          <w:color w:val="000000" w:themeColor="text1"/>
          <w:sz w:val="24"/>
          <w:szCs w:val="24"/>
          <w:lang w:val="en-US"/>
        </w:rPr>
        <w:t>Sample Type, Timing, and Location</w:t>
      </w:r>
    </w:p>
    <w:p w14:paraId="046B2432"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 representative sample is critically important, otherwise, artifacts of sample design could skew</w:t>
      </w:r>
    </w:p>
    <w:p w14:paraId="1D584F62"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results and conclusions. Therefore, in terms of sample type, composite samples are generally preferred over grab samples, though grab samples may be acceptable if composite sampling is not practical. For example, the use of grab samples may make it easier to monitor multiple locations within a service area, including pump stations or hospitals that could act as possible sentinels for infection. Grab sampling may also be the only practical approach to sample smaller and more rural communities or communities that are not served by central water resource recovery facilities. Additional research will help to inform the degree to which the SARS-CoV-2 genetic signal varies with a grab sample and the sensitivity of the detection methods.</w:t>
      </w:r>
    </w:p>
    <w:p w14:paraId="5FEA2570"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4AB146D"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It is also presently unclear how significantly the SARS-CoV-2 signal in sewage varies throughout the day. Viruses exhibit different behaviors in response to chemicals and can demonstrate significant retardation in the sewer shed, enabling them to be detected over several</w:t>
      </w:r>
    </w:p>
    <w:p w14:paraId="223B722A"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days. Longer composite durations (e.g., 24-hour) will presumably give the most representative signal, though alternative durations (e.g., 2-, 4-, or 8-hour composites) may also be adequate. If collecting grab samples, consideration may need to be given to the time of day sampled. It is also important to understand travel time in the sewer and hydraulic retention times within the water resource recovery facility (e.g., primary clarifier) to understand what time of day is reflected by a particular sample. It may be beneficial to try to capture the morning flush, though there is some debate as to whether this would capture the strongest signal or result in a more diluted signal.</w:t>
      </w:r>
    </w:p>
    <w:p w14:paraId="5D97838E"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189ED7AC"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When attempting to match the SARS-CoV-2 signal to local public health results, the effect of the regular commuting and tourism operations must be acknowledged in passing services regions. No noticeable signal variation can be found over one day or a week in more complex networks covering broader areas with low base line flows.</w:t>
      </w:r>
    </w:p>
    <w:p w14:paraId="20C4A958" w14:textId="1178C16C"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The composite form (i.e., time-proportional versus flow-proportional) of samples does not have a direct effect on the SARS-CoV-2 signal surveillance performance. </w:t>
      </w:r>
      <w:proofErr w:type="gramStart"/>
      <w:r w:rsidRPr="00B260A7">
        <w:rPr>
          <w:rFonts w:ascii="Times New Roman" w:eastAsia="ArialMT" w:hAnsi="Times New Roman" w:cs="Times New Roman"/>
          <w:color w:val="000000" w:themeColor="text1"/>
          <w:sz w:val="24"/>
          <w:szCs w:val="24"/>
          <w:lang w:val="en-US"/>
        </w:rPr>
        <w:t>Thus</w:t>
      </w:r>
      <w:proofErr w:type="gramEnd"/>
      <w:r w:rsidRPr="00B260A7">
        <w:rPr>
          <w:rFonts w:ascii="Times New Roman" w:eastAsia="ArialMT" w:hAnsi="Times New Roman" w:cs="Times New Roman"/>
          <w:color w:val="000000" w:themeColor="text1"/>
          <w:sz w:val="24"/>
          <w:szCs w:val="24"/>
          <w:lang w:val="en-US"/>
        </w:rPr>
        <w:t xml:space="preserve"> in most centralized reclaiming water resources facilities </w:t>
      </w:r>
      <w:r w:rsidR="00173B3B" w:rsidRPr="00B260A7">
        <w:rPr>
          <w:rFonts w:ascii="Times New Roman" w:eastAsia="ArialMT" w:hAnsi="Times New Roman" w:cs="Times New Roman"/>
          <w:color w:val="000000" w:themeColor="text1"/>
          <w:sz w:val="24"/>
          <w:szCs w:val="24"/>
          <w:lang w:val="en-US"/>
        </w:rPr>
        <w:t>flow proportional</w:t>
      </w:r>
      <w:r w:rsidRPr="00B260A7">
        <w:rPr>
          <w:rFonts w:ascii="Times New Roman" w:eastAsia="ArialMT" w:hAnsi="Times New Roman" w:cs="Times New Roman"/>
          <w:color w:val="000000" w:themeColor="text1"/>
          <w:sz w:val="24"/>
          <w:szCs w:val="24"/>
          <w:lang w:val="en-US"/>
        </w:rPr>
        <w:t xml:space="preserve"> composite samples could be readily available.</w:t>
      </w:r>
    </w:p>
    <w:p w14:paraId="33A14FDD"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E81A248" w14:textId="54303699"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The array of composite samples can also cool where possible. The most suitable sampling position can be determined by each case of usage. For instance, upstream sampling in the </w:t>
      </w:r>
      <w:r w:rsidR="00173B3B" w:rsidRPr="00B260A7">
        <w:rPr>
          <w:rFonts w:ascii="Times New Roman" w:eastAsia="ArialMT" w:hAnsi="Times New Roman" w:cs="Times New Roman"/>
          <w:color w:val="000000" w:themeColor="text1"/>
          <w:sz w:val="24"/>
          <w:szCs w:val="24"/>
          <w:lang w:val="en-US"/>
        </w:rPr>
        <w:t>sewer shed</w:t>
      </w:r>
      <w:r w:rsidRPr="00B260A7">
        <w:rPr>
          <w:rFonts w:ascii="Times New Roman" w:eastAsia="ArialMT" w:hAnsi="Times New Roman" w:cs="Times New Roman"/>
          <w:color w:val="000000" w:themeColor="text1"/>
          <w:sz w:val="24"/>
          <w:szCs w:val="24"/>
          <w:lang w:val="en-US"/>
        </w:rPr>
        <w:t xml:space="preserve"> is most likely important to track the hot spot, while the sampling at the water supply recovery facility may be best suited to pattern analysis or to determine population prevalence overall.</w:t>
      </w:r>
    </w:p>
    <w:p w14:paraId="5E3B8B8E"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most important representation of the population served by the water resource recovery facility are influential wastewater (post head work), but the main wastewater may also be appropriate if influential wastes are not usable.</w:t>
      </w:r>
    </w:p>
    <w:p w14:paraId="2D65B9E7"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32999B4D"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If the target matrix is a representative water source, samples from constantly fluid, well mixed areas should be obtained to prevent aggregation of solids. Most laboratories are still in the absence of an optimized protocol for a certain position and case to evaluate 1 L samples mainly for practical purposes.</w:t>
      </w:r>
      <w:r w:rsidRPr="00B260A7" w:rsidDel="007408C2">
        <w:rPr>
          <w:rFonts w:ascii="Times New Roman" w:eastAsia="ArialMT" w:hAnsi="Times New Roman" w:cs="Times New Roman"/>
          <w:color w:val="000000" w:themeColor="text1"/>
          <w:sz w:val="24"/>
          <w:szCs w:val="24"/>
          <w:lang w:val="en-US"/>
        </w:rPr>
        <w:t xml:space="preserve"> </w:t>
      </w:r>
    </w:p>
    <w:p w14:paraId="49E79E48"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5B00AA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optimal sample volume for analysis will also rely on the analysis approach. A 1-L sample can be divided into four 250 mL aliquots for immediate testing, archiving and quality monitoring for prospective or retrospective review (e.g., replication, method development, recovery spikes). The occurrence and length of the sample depend on the calendar of events in a local community, particularly in the case of COVID-19 and other outbreaks of diseases.</w:t>
      </w:r>
    </w:p>
    <w:p w14:paraId="5D962C25"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528621A"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survey should preferably catch key points in the epidemiological curve for pattern analysis (e.g., emergence, peak, waning). Sample frequency and period changes may be appropriate over time.</w:t>
      </w:r>
    </w:p>
    <w:p w14:paraId="59487767"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The genetic signal ofSARS-CoV-2 is unlikely to differ dramatically from day to day if a representative composite sample is presumed, particularly because fecal removal of SARS-CoV-2 by an infected person can persist for weeks. Therefore, if adequate resources are available, it will not be appropriate to test every day.</w:t>
      </w:r>
    </w:p>
    <w:p w14:paraId="4C19A334"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E96D43D"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In the early stages of an epidemic, a potential exception may be made where the caseload may increase in a short period by magnitude orders (</w:t>
      </w:r>
      <w:proofErr w:type="gramStart"/>
      <w:r w:rsidRPr="00B260A7">
        <w:rPr>
          <w:rFonts w:ascii="Times New Roman" w:eastAsia="ArialMT" w:hAnsi="Times New Roman" w:cs="Times New Roman"/>
          <w:color w:val="000000" w:themeColor="text1"/>
          <w:sz w:val="24"/>
          <w:szCs w:val="24"/>
          <w:lang w:val="en-US"/>
        </w:rPr>
        <w:t>i.e.</w:t>
      </w:r>
      <w:proofErr w:type="gramEnd"/>
      <w:r w:rsidRPr="00B260A7">
        <w:rPr>
          <w:rFonts w:ascii="Times New Roman" w:eastAsia="ArialMT" w:hAnsi="Times New Roman" w:cs="Times New Roman"/>
          <w:color w:val="000000" w:themeColor="text1"/>
          <w:sz w:val="24"/>
          <w:szCs w:val="24"/>
          <w:lang w:val="en-US"/>
        </w:rPr>
        <w:t xml:space="preserve"> from 1 cases to 10 to 100 cases). The hot spot surveillance using samples is another potential exception. Without raising the pace of collecting samples, essential 'pulses' for this use case can become more difficult to track</w:t>
      </w:r>
    </w:p>
    <w:p w14:paraId="4B58F38A"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2E83C4A2"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As the disease subsides within the population, a long-term surveillance network may be useful to rapidly detect and respond to secondary waves. By reducing sampling frequency, such a program can be applied for longer times (e.g., every two weeks or even monthly).</w:t>
      </w:r>
    </w:p>
    <w:p w14:paraId="101B49F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Where appropriate, sample bottles should be fresh, gathered, carried, processed and deposited. Autoclaved bottles or at the least bottles that have been washed with chlorine will be used as a substitute and thoroughly rinsed in order to keep the SARS-CoV-2 genetic sign from being compromised by leftover bleach. When autoclaving, autoclave compatibility materials should be checked.</w:t>
      </w:r>
    </w:p>
    <w:p w14:paraId="01F1CE78"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Samples should be cooled during transport after processing or kept cold with ice if cooling is not feasible. The samples should be held at 4°C (up to two weeks) and evaluated as soon as possible. Samples should be frozen at -80°C, -40°C or -20°C automatically, where this is unlikely (in decreasing order of preference). But the storage temperature may be dictated by practical conditions, since this is given as instructions rather than as absolute specifications.</w:t>
      </w:r>
    </w:p>
    <w:p w14:paraId="348A927C"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43225E10"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It could be easier to store filtered and/or condensed samples rather than row waste samples to minimize storage space demand and to theoretically boost SARS-CoV-2 signal retention.</w:t>
      </w:r>
      <w:r w:rsidRPr="00B260A7" w:rsidDel="007408C2">
        <w:rPr>
          <w:rFonts w:ascii="Times New Roman" w:eastAsia="ArialMT" w:hAnsi="Times New Roman" w:cs="Times New Roman"/>
          <w:color w:val="000000" w:themeColor="text1"/>
          <w:sz w:val="24"/>
          <w:szCs w:val="24"/>
          <w:lang w:val="en-US"/>
        </w:rPr>
        <w:t xml:space="preserve"> </w:t>
      </w:r>
    </w:p>
    <w:p w14:paraId="187F7371"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C7C718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pasteurization of the wastewater could be another step taken by certain establishments to ensure the safety of the worker. It is important to remember that pasteurization may have detrimental effects in the genetic signal of SARS-CoV-2. This is also important during the final review of the results.</w:t>
      </w:r>
    </w:p>
    <w:p w14:paraId="7D1CC3E0"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393553F"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B260A7">
        <w:rPr>
          <w:rFonts w:ascii="Times New Roman" w:eastAsia="ArialMT" w:hAnsi="Times New Roman" w:cs="Times New Roman"/>
          <w:b/>
          <w:color w:val="000000" w:themeColor="text1"/>
          <w:sz w:val="24"/>
          <w:szCs w:val="24"/>
          <w:lang w:val="en-US"/>
        </w:rPr>
        <w:t>Consistency in Sampling Methods</w:t>
      </w:r>
    </w:p>
    <w:p w14:paraId="563A28E1"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Users should ensure that the procedure can be implemented in all cases before beginning the</w:t>
      </w:r>
    </w:p>
    <w:p w14:paraId="103F1529"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study, and staff taking samples should be properly trained. Quality assurance elements such as</w:t>
      </w:r>
    </w:p>
    <w:p w14:paraId="5F1B7C11"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audits and data traceability reviews should be included in a monitoring program. Consistent and</w:t>
      </w:r>
    </w:p>
    <w:p w14:paraId="3C737E87"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thorough documentation of the sampling protocol and metadata will enable more universal use of</w:t>
      </w:r>
    </w:p>
    <w:p w14:paraId="35C9DF87"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the data. Also, when deviating from the sampling plan, changes should be documented.</w:t>
      </w:r>
    </w:p>
    <w:p w14:paraId="1C9119C2"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595E78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b/>
          <w:color w:val="000000" w:themeColor="text1"/>
          <w:sz w:val="24"/>
          <w:szCs w:val="24"/>
          <w:lang w:val="en-US"/>
        </w:rPr>
      </w:pPr>
      <w:r w:rsidRPr="00B260A7">
        <w:rPr>
          <w:rFonts w:ascii="Times New Roman" w:eastAsia="ArialMT" w:hAnsi="Times New Roman" w:cs="Times New Roman"/>
          <w:b/>
          <w:color w:val="000000" w:themeColor="text1"/>
          <w:sz w:val="24"/>
          <w:szCs w:val="24"/>
          <w:lang w:val="en-US"/>
        </w:rPr>
        <w:t>Critical Metadata</w:t>
      </w:r>
    </w:p>
    <w:p w14:paraId="62E07E95"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59651815"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For starters, the ambient air temperature, the water temperature of the sample, and the sample temperature as obtained in the laboratory and in subsequent storage represent the possibility for an effect of the sample outcome.</w:t>
      </w:r>
    </w:p>
    <w:p w14:paraId="1659C46F"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CD191E5"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It would be difficult to establish an optimal method for gathering transport, handling, and analysis samples for the genetic signal of SARS-CoV-2 before the unique survival characteristics of both SARS-CoV-2 and their genetic signal are understood.</w:t>
      </w:r>
    </w:p>
    <w:p w14:paraId="5ED6C12D"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6FBDC405"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Further information on the state of the activity of the water resource recovery system may be available on other water quality metrics including drainage flow, pH, gross suspended solids and ammonia.</w:t>
      </w:r>
    </w:p>
    <w:p w14:paraId="5E15EA80"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This may be beneficial in recognizing events which can influence the frequency of the genetic signal (e.g., dilution due to ingress of stormwater runoff). Depending on the particular usage case of the wastewater monitoring effort, more complete characterization of flows (</w:t>
      </w:r>
      <w:proofErr w:type="gramStart"/>
      <w:r w:rsidRPr="00B260A7">
        <w:rPr>
          <w:rFonts w:ascii="Times New Roman" w:eastAsia="ArialMT" w:hAnsi="Times New Roman" w:cs="Times New Roman"/>
          <w:color w:val="000000" w:themeColor="text1"/>
          <w:sz w:val="24"/>
          <w:szCs w:val="24"/>
          <w:lang w:val="en-US"/>
        </w:rPr>
        <w:t>e.g.</w:t>
      </w:r>
      <w:proofErr w:type="gramEnd"/>
      <w:r w:rsidRPr="00B260A7">
        <w:rPr>
          <w:rFonts w:ascii="Times New Roman" w:eastAsia="ArialMT" w:hAnsi="Times New Roman" w:cs="Times New Roman"/>
          <w:color w:val="000000" w:themeColor="text1"/>
          <w:sz w:val="24"/>
          <w:szCs w:val="24"/>
          <w:lang w:val="en-US"/>
        </w:rPr>
        <w:t xml:space="preserve"> diurnal variability) or structure may be warred.</w:t>
      </w:r>
    </w:p>
    <w:p w14:paraId="09D225EB" w14:textId="77777777" w:rsidR="00337C56" w:rsidRPr="00B260A7" w:rsidRDefault="00337C56" w:rsidP="00337C56">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p>
    <w:p w14:paraId="028D513B" w14:textId="77777777" w:rsidR="00337C56" w:rsidRPr="00B260A7" w:rsidRDefault="00337C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46879576"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5A7DA92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hAnsi="Times New Roman" w:cs="Times New Roman"/>
          <w:b/>
          <w:bCs/>
          <w:color w:val="000000" w:themeColor="text1"/>
          <w:sz w:val="24"/>
          <w:szCs w:val="24"/>
        </w:rPr>
        <w:t>Recommendations:</w:t>
      </w:r>
    </w:p>
    <w:p w14:paraId="21D03755"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rPr>
      </w:pPr>
      <w:bookmarkStart w:id="665" w:name="_Hlk62992731"/>
      <w:r w:rsidRPr="00B260A7">
        <w:rPr>
          <w:rFonts w:ascii="Times New Roman" w:hAnsi="Times New Roman" w:cs="Times New Roman"/>
          <w:b/>
          <w:bCs/>
          <w:color w:val="000000" w:themeColor="text1"/>
          <w:sz w:val="24"/>
          <w:szCs w:val="24"/>
        </w:rPr>
        <w:t>Sampling methodology</w:t>
      </w:r>
    </w:p>
    <w:bookmarkEnd w:id="665"/>
    <w:p w14:paraId="4BE787C1" w14:textId="049C89F1"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Based on the findings of this study it is recommended that1 sewage samples should be taken during the morning peak flow period between 8 and 10 am. These samples should be kept cool and transported to the relevant laboratory on the day of sampling, stored at 4</w:t>
      </w:r>
      <w:r w:rsidRPr="00B260A7">
        <w:rPr>
          <w:rFonts w:ascii="Times New Roman" w:hAnsi="Times New Roman" w:cs="Times New Roman"/>
          <w:color w:val="000000" w:themeColor="text1"/>
          <w:sz w:val="24"/>
          <w:szCs w:val="24"/>
        </w:rPr>
        <w:t>°</w:t>
      </w:r>
      <w:r w:rsidRPr="00B260A7">
        <w:rPr>
          <w:rFonts w:ascii="Times New Roman" w:eastAsia="ArialMT" w:hAnsi="Times New Roman" w:cs="Times New Roman"/>
          <w:color w:val="000000" w:themeColor="text1"/>
          <w:sz w:val="24"/>
          <w:szCs w:val="24"/>
        </w:rPr>
        <w:t>C, and viral recovery performed within 24 h of sampling.</w:t>
      </w:r>
    </w:p>
    <w:p w14:paraId="0C4FC2B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p>
    <w:p w14:paraId="6AEDCAE2"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rPr>
      </w:pPr>
      <w:bookmarkStart w:id="666" w:name="_Hlk62992737"/>
      <w:r w:rsidRPr="00B260A7">
        <w:rPr>
          <w:rFonts w:ascii="Times New Roman" w:hAnsi="Times New Roman" w:cs="Times New Roman"/>
          <w:b/>
          <w:bCs/>
          <w:color w:val="000000" w:themeColor="text1"/>
          <w:sz w:val="24"/>
          <w:szCs w:val="24"/>
        </w:rPr>
        <w:t>SARS-CoV-2 detection</w:t>
      </w:r>
    </w:p>
    <w:bookmarkEnd w:id="666"/>
    <w:p w14:paraId="3F8D293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It is recommended that the evaluation and validation of methods includes a minimally acceptable QA/QC including:</w:t>
      </w:r>
    </w:p>
    <w:p w14:paraId="257369E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1. Positive control;</w:t>
      </w:r>
    </w:p>
    <w:p w14:paraId="57B319A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2. Negative control;</w:t>
      </w:r>
    </w:p>
    <w:p w14:paraId="0CEC589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3. Extraction control;</w:t>
      </w:r>
    </w:p>
    <w:p w14:paraId="620E62E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p>
    <w:p w14:paraId="5CF61D66"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rPr>
      </w:pPr>
      <w:bookmarkStart w:id="667" w:name="_Hlk62992745"/>
      <w:r w:rsidRPr="00B260A7">
        <w:rPr>
          <w:rFonts w:ascii="Times New Roman" w:hAnsi="Times New Roman" w:cs="Times New Roman"/>
          <w:b/>
          <w:bCs/>
          <w:color w:val="000000" w:themeColor="text1"/>
          <w:sz w:val="24"/>
          <w:szCs w:val="24"/>
        </w:rPr>
        <w:t>SARS-CoV-2 gene assays</w:t>
      </w:r>
    </w:p>
    <w:bookmarkEnd w:id="667"/>
    <w:p w14:paraId="68D2C332" w14:textId="1FE272FA"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It is recommended that 3 gene-based detections will be more effective than two genes detection</w:t>
      </w:r>
      <w:r w:rsidRPr="00B260A7">
        <w:rPr>
          <w:rFonts w:ascii="Times New Roman" w:eastAsia="ArialMT" w:hAnsi="Times New Roman" w:cs="Times New Roman"/>
          <w:color w:val="000000" w:themeColor="text1"/>
          <w:sz w:val="24"/>
          <w:szCs w:val="24"/>
          <w:lang w:val="en-US"/>
        </w:rPr>
        <w:t xml:space="preserve"> </w:t>
      </w:r>
      <w:r w:rsidRPr="00B260A7">
        <w:rPr>
          <w:rFonts w:ascii="Times New Roman" w:eastAsia="ArialMT" w:hAnsi="Times New Roman" w:cs="Times New Roman"/>
          <w:color w:val="000000" w:themeColor="text1"/>
          <w:sz w:val="24"/>
          <w:szCs w:val="24"/>
        </w:rPr>
        <w:t>for Covid-19. The N target was detected most frequently, then ORF1ab  then E gene.</w:t>
      </w:r>
    </w:p>
    <w:p w14:paraId="789739A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p>
    <w:p w14:paraId="5C8B38AB"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rPr>
      </w:pPr>
      <w:bookmarkStart w:id="668" w:name="_Hlk62992751"/>
      <w:r w:rsidRPr="00B260A7">
        <w:rPr>
          <w:rFonts w:ascii="Times New Roman" w:hAnsi="Times New Roman" w:cs="Times New Roman"/>
          <w:b/>
          <w:bCs/>
          <w:color w:val="000000" w:themeColor="text1"/>
          <w:sz w:val="24"/>
          <w:szCs w:val="24"/>
        </w:rPr>
        <w:t>Upstream sampling and monitoring of a smaller area</w:t>
      </w:r>
    </w:p>
    <w:bookmarkEnd w:id="668"/>
    <w:p w14:paraId="6409EE22" w14:textId="38A77E0D"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 xml:space="preserve">The potential to use this methodology for testing the wastewater of smaller area, defined communities, such as prisons, mines, and community. It demonstrated, with positive results found at wastewater treatment works serving mines and industries, as well as sewer sampling downstream of a prison and hospital. A sampling of combined sewage for a defined population </w:t>
      </w:r>
      <w:r w:rsidRPr="00B260A7">
        <w:rPr>
          <w:rFonts w:ascii="Times New Roman" w:eastAsia="ArialMT" w:hAnsi="Times New Roman" w:cs="Times New Roman"/>
          <w:color w:val="000000" w:themeColor="text1"/>
          <w:sz w:val="24"/>
          <w:szCs w:val="24"/>
        </w:rPr>
        <w:lastRenderedPageBreak/>
        <w:t>can be useful for surveillance of increased viral load to give early warning of a possible surge in infections. It is important however that regular samples should be taken over time to establish</w:t>
      </w:r>
    </w:p>
    <w:p w14:paraId="6C016B69" w14:textId="0C9B8A79"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trends and baselines. This could provide a cost-effective and less invasive means of continuous screening. Where increasing trends in viral load are noted then additional clinical test methods could be rolled out based on an early warning system.</w:t>
      </w:r>
    </w:p>
    <w:p w14:paraId="0D828BEA"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rPr>
      </w:pPr>
      <w:bookmarkStart w:id="669" w:name="_Hlk62992758"/>
      <w:r w:rsidRPr="00B260A7">
        <w:rPr>
          <w:rFonts w:ascii="Times New Roman" w:hAnsi="Times New Roman" w:cs="Times New Roman"/>
          <w:b/>
          <w:bCs/>
          <w:color w:val="000000" w:themeColor="text1"/>
          <w:sz w:val="24"/>
          <w:szCs w:val="24"/>
        </w:rPr>
        <w:t>Data visualization and trend monitoring</w:t>
      </w:r>
    </w:p>
    <w:bookmarkEnd w:id="669"/>
    <w:p w14:paraId="643E51B8"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color w:val="000000" w:themeColor="text1"/>
          <w:sz w:val="24"/>
          <w:szCs w:val="24"/>
        </w:rPr>
      </w:pPr>
      <w:r w:rsidRPr="00B260A7">
        <w:rPr>
          <w:rFonts w:ascii="Times New Roman" w:eastAsia="ArialMT" w:hAnsi="Times New Roman" w:cs="Times New Roman"/>
          <w:color w:val="000000" w:themeColor="text1"/>
          <w:sz w:val="24"/>
          <w:szCs w:val="24"/>
        </w:rPr>
        <w:t xml:space="preserve">Based on the limited dataset, plotting of weekly sample results appeared to be sufficient to indicate trends, as such weekly sampling of identified sites for national surveillance is recommended. It is recommended that viral load be quantified making use of the Ct number with a proposed categorical data analysis recommended based on the Global Polio Surveillance scheme. </w:t>
      </w:r>
    </w:p>
    <w:p w14:paraId="45D1E526" w14:textId="77777777" w:rsidR="00937056" w:rsidRPr="00B260A7" w:rsidRDefault="00937056" w:rsidP="00B260A7">
      <w:pPr>
        <w:spacing w:after="0" w:line="276" w:lineRule="auto"/>
        <w:jc w:val="both"/>
        <w:rPr>
          <w:rFonts w:ascii="Times New Roman" w:eastAsia="Times New Roman" w:hAnsi="Times New Roman" w:cs="Times New Roman"/>
          <w:color w:val="000000" w:themeColor="text1"/>
          <w:sz w:val="24"/>
          <w:szCs w:val="24"/>
          <w:lang w:val="en-US"/>
        </w:rPr>
      </w:pPr>
    </w:p>
    <w:p w14:paraId="2050AC76"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p>
    <w:p w14:paraId="51F4F38C" w14:textId="77777777" w:rsidR="00937056" w:rsidRPr="00B260A7" w:rsidRDefault="00937056" w:rsidP="00B260A7">
      <w:pPr>
        <w:autoSpaceDE w:val="0"/>
        <w:autoSpaceDN w:val="0"/>
        <w:adjustRightInd w:val="0"/>
        <w:spacing w:after="0" w:line="276" w:lineRule="auto"/>
        <w:jc w:val="both"/>
        <w:rPr>
          <w:rFonts w:ascii="Times New Roman" w:hAnsi="Times New Roman" w:cs="Times New Roman"/>
          <w:b/>
          <w:bCs/>
          <w:color w:val="000000" w:themeColor="text1"/>
          <w:sz w:val="24"/>
          <w:szCs w:val="24"/>
          <w:lang w:val="en-US"/>
        </w:rPr>
      </w:pPr>
      <w:bookmarkStart w:id="670" w:name="_Hlk62992764"/>
      <w:r w:rsidRPr="00B260A7">
        <w:rPr>
          <w:rFonts w:ascii="Times New Roman" w:hAnsi="Times New Roman" w:cs="Times New Roman"/>
          <w:b/>
          <w:bCs/>
          <w:color w:val="000000" w:themeColor="text1"/>
          <w:sz w:val="24"/>
          <w:szCs w:val="24"/>
          <w:lang w:val="en-US"/>
        </w:rPr>
        <w:t>REFERENCES</w:t>
      </w:r>
    </w:p>
    <w:bookmarkEnd w:id="670"/>
    <w:p w14:paraId="3D30230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_____________________________________________________________________________</w:t>
      </w:r>
    </w:p>
    <w:p w14:paraId="7ABD270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 </w:t>
      </w:r>
      <w:proofErr w:type="spellStart"/>
      <w:r w:rsidRPr="00B260A7">
        <w:rPr>
          <w:rFonts w:ascii="Times New Roman" w:eastAsia="ArialMT" w:hAnsi="Times New Roman" w:cs="Times New Roman"/>
          <w:color w:val="000000" w:themeColor="text1"/>
          <w:sz w:val="24"/>
          <w:szCs w:val="24"/>
          <w:lang w:val="en-US"/>
        </w:rPr>
        <w:t>D’Aoust</w:t>
      </w:r>
      <w:proofErr w:type="spellEnd"/>
      <w:r w:rsidRPr="00B260A7">
        <w:rPr>
          <w:rFonts w:ascii="Times New Roman" w:eastAsia="ArialMT" w:hAnsi="Times New Roman" w:cs="Times New Roman"/>
          <w:color w:val="000000" w:themeColor="text1"/>
          <w:sz w:val="24"/>
          <w:szCs w:val="24"/>
          <w:lang w:val="en-US"/>
        </w:rPr>
        <w:t xml:space="preserve">, P.M., Mercier, E., Montpetit, D., Jia, J-J., </w:t>
      </w:r>
      <w:proofErr w:type="spellStart"/>
      <w:r w:rsidRPr="00B260A7">
        <w:rPr>
          <w:rFonts w:ascii="Times New Roman" w:eastAsia="ArialMT" w:hAnsi="Times New Roman" w:cs="Times New Roman"/>
          <w:color w:val="000000" w:themeColor="text1"/>
          <w:sz w:val="24"/>
          <w:szCs w:val="24"/>
          <w:lang w:val="en-US"/>
        </w:rPr>
        <w:t>Alexandrov</w:t>
      </w:r>
      <w:proofErr w:type="spellEnd"/>
      <w:r w:rsidRPr="00B260A7">
        <w:rPr>
          <w:rFonts w:ascii="Times New Roman" w:eastAsia="ArialMT" w:hAnsi="Times New Roman" w:cs="Times New Roman"/>
          <w:color w:val="000000" w:themeColor="text1"/>
          <w:sz w:val="24"/>
          <w:szCs w:val="24"/>
          <w:lang w:val="en-US"/>
        </w:rPr>
        <w:t xml:space="preserve">, I., </w:t>
      </w:r>
      <w:proofErr w:type="spellStart"/>
      <w:r w:rsidRPr="00B260A7">
        <w:rPr>
          <w:rFonts w:ascii="Times New Roman" w:eastAsia="ArialMT" w:hAnsi="Times New Roman" w:cs="Times New Roman"/>
          <w:color w:val="000000" w:themeColor="text1"/>
          <w:sz w:val="24"/>
          <w:szCs w:val="24"/>
          <w:lang w:val="en-US"/>
        </w:rPr>
        <w:t>Neault</w:t>
      </w:r>
      <w:proofErr w:type="spellEnd"/>
      <w:r w:rsidRPr="00B260A7">
        <w:rPr>
          <w:rFonts w:ascii="Times New Roman" w:eastAsia="ArialMT" w:hAnsi="Times New Roman" w:cs="Times New Roman"/>
          <w:color w:val="000000" w:themeColor="text1"/>
          <w:sz w:val="24"/>
          <w:szCs w:val="24"/>
          <w:lang w:val="en-US"/>
        </w:rPr>
        <w:t xml:space="preserve">, N., Tariq </w:t>
      </w:r>
      <w:proofErr w:type="spellStart"/>
      <w:r w:rsidRPr="00B260A7">
        <w:rPr>
          <w:rFonts w:ascii="Times New Roman" w:eastAsia="ArialMT" w:hAnsi="Times New Roman" w:cs="Times New Roman"/>
          <w:color w:val="000000" w:themeColor="text1"/>
          <w:sz w:val="24"/>
          <w:szCs w:val="24"/>
          <w:lang w:val="en-US"/>
        </w:rPr>
        <w:t>Baig</w:t>
      </w:r>
      <w:proofErr w:type="spellEnd"/>
      <w:r w:rsidRPr="00B260A7">
        <w:rPr>
          <w:rFonts w:ascii="Times New Roman" w:eastAsia="ArialMT" w:hAnsi="Times New Roman" w:cs="Times New Roman"/>
          <w:color w:val="000000" w:themeColor="text1"/>
          <w:sz w:val="24"/>
          <w:szCs w:val="24"/>
          <w:lang w:val="en-US"/>
        </w:rPr>
        <w:t xml:space="preserve">, A., Mayne, J., </w:t>
      </w:r>
      <w:proofErr w:type="spellStart"/>
      <w:r w:rsidRPr="00B260A7">
        <w:rPr>
          <w:rFonts w:ascii="Times New Roman" w:eastAsia="ArialMT" w:hAnsi="Times New Roman" w:cs="Times New Roman"/>
          <w:color w:val="000000" w:themeColor="text1"/>
          <w:sz w:val="24"/>
          <w:szCs w:val="24"/>
          <w:lang w:val="en-US"/>
        </w:rPr>
        <w:t>Xhang</w:t>
      </w:r>
      <w:proofErr w:type="spellEnd"/>
      <w:r w:rsidRPr="00B260A7">
        <w:rPr>
          <w:rFonts w:ascii="Times New Roman" w:eastAsia="ArialMT" w:hAnsi="Times New Roman" w:cs="Times New Roman"/>
          <w:color w:val="000000" w:themeColor="text1"/>
          <w:sz w:val="24"/>
          <w:szCs w:val="24"/>
          <w:lang w:val="en-US"/>
        </w:rPr>
        <w:t xml:space="preserve">, X., Alain, T., Servos, M.R., </w:t>
      </w:r>
      <w:proofErr w:type="spellStart"/>
      <w:r w:rsidRPr="00B260A7">
        <w:rPr>
          <w:rFonts w:ascii="Times New Roman" w:eastAsia="ArialMT" w:hAnsi="Times New Roman" w:cs="Times New Roman"/>
          <w:color w:val="000000" w:themeColor="text1"/>
          <w:sz w:val="24"/>
          <w:szCs w:val="24"/>
          <w:lang w:val="en-US"/>
        </w:rPr>
        <w:t>MacKenzie</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Figeys</w:t>
      </w:r>
      <w:proofErr w:type="spellEnd"/>
      <w:r w:rsidRPr="00B260A7">
        <w:rPr>
          <w:rFonts w:ascii="Times New Roman" w:eastAsia="ArialMT" w:hAnsi="Times New Roman" w:cs="Times New Roman"/>
          <w:color w:val="000000" w:themeColor="text1"/>
          <w:sz w:val="24"/>
          <w:szCs w:val="24"/>
          <w:lang w:val="en-US"/>
        </w:rPr>
        <w:t xml:space="preserve">, D., </w:t>
      </w:r>
      <w:proofErr w:type="spellStart"/>
      <w:r w:rsidRPr="00B260A7">
        <w:rPr>
          <w:rFonts w:ascii="Times New Roman" w:eastAsia="ArialMT" w:hAnsi="Times New Roman" w:cs="Times New Roman"/>
          <w:color w:val="000000" w:themeColor="text1"/>
          <w:sz w:val="24"/>
          <w:szCs w:val="24"/>
          <w:lang w:val="en-US"/>
        </w:rPr>
        <w:t>MacKenzie</w:t>
      </w:r>
      <w:proofErr w:type="spellEnd"/>
      <w:r w:rsidRPr="00B260A7">
        <w:rPr>
          <w:rFonts w:ascii="Times New Roman" w:eastAsia="ArialMT" w:hAnsi="Times New Roman" w:cs="Times New Roman"/>
          <w:color w:val="000000" w:themeColor="text1"/>
          <w:sz w:val="24"/>
          <w:szCs w:val="24"/>
          <w:lang w:val="en-US"/>
        </w:rPr>
        <w:t>, A.E., Graber, T.E. &amp;</w:t>
      </w:r>
      <w:proofErr w:type="spellStart"/>
      <w:r w:rsidRPr="00B260A7">
        <w:rPr>
          <w:rFonts w:ascii="Times New Roman" w:eastAsia="ArialMT" w:hAnsi="Times New Roman" w:cs="Times New Roman"/>
          <w:color w:val="000000" w:themeColor="text1"/>
          <w:sz w:val="24"/>
          <w:szCs w:val="24"/>
          <w:lang w:val="en-US"/>
        </w:rPr>
        <w:t>Delatolla</w:t>
      </w:r>
      <w:proofErr w:type="spellEnd"/>
      <w:r w:rsidRPr="00B260A7">
        <w:rPr>
          <w:rFonts w:ascii="Times New Roman" w:eastAsia="ArialMT" w:hAnsi="Times New Roman" w:cs="Times New Roman"/>
          <w:color w:val="000000" w:themeColor="text1"/>
          <w:sz w:val="24"/>
          <w:szCs w:val="24"/>
          <w:lang w:val="en-US"/>
        </w:rPr>
        <w:t xml:space="preserve">, R., 2020. Quantitative analysis of SARS-CoV-2 RNA from wastewater solids in communities with low COVID-19 incidence and prevalence.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DOI:</w:t>
      </w:r>
    </w:p>
    <w:p w14:paraId="458EFCB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https://doi.org/10.1101/2020.08.11.20173062.t</w:t>
      </w:r>
    </w:p>
    <w:p w14:paraId="1981520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2. AAVV. Detection of Enteric Viruses. American Public Health Association; 2011. Standard methods for the examination of water and wastewater (9510)</w:t>
      </w:r>
    </w:p>
    <w:p w14:paraId="113542D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 Ahmed, W., Harwood, V.J., </w:t>
      </w:r>
      <w:proofErr w:type="spellStart"/>
      <w:r w:rsidRPr="00B260A7">
        <w:rPr>
          <w:rFonts w:ascii="Times New Roman" w:eastAsia="ArialMT" w:hAnsi="Times New Roman" w:cs="Times New Roman"/>
          <w:color w:val="000000" w:themeColor="text1"/>
          <w:sz w:val="24"/>
          <w:szCs w:val="24"/>
          <w:lang w:val="en-US"/>
        </w:rPr>
        <w:t>Gyawali</w:t>
      </w:r>
      <w:proofErr w:type="spellEnd"/>
      <w:r w:rsidRPr="00B260A7">
        <w:rPr>
          <w:rFonts w:ascii="Times New Roman" w:eastAsia="ArialMT" w:hAnsi="Times New Roman" w:cs="Times New Roman"/>
          <w:color w:val="000000" w:themeColor="text1"/>
          <w:sz w:val="24"/>
          <w:szCs w:val="24"/>
          <w:lang w:val="en-US"/>
        </w:rPr>
        <w:t xml:space="preserve">, P., Sidhu, J.P. &amp; Toze, S., 2015. Comparison of concentration methods for quantitative detection of sewage-associated viral markers in environmental waters. </w:t>
      </w:r>
      <w:proofErr w:type="spellStart"/>
      <w:r w:rsidRPr="00B260A7">
        <w:rPr>
          <w:rFonts w:ascii="Times New Roman" w:eastAsia="ArialMT" w:hAnsi="Times New Roman" w:cs="Times New Roman"/>
          <w:color w:val="000000" w:themeColor="text1"/>
          <w:sz w:val="24"/>
          <w:szCs w:val="24"/>
          <w:lang w:val="en-US"/>
        </w:rPr>
        <w:t>Appl.Environ</w:t>
      </w:r>
      <w:proofErr w:type="spellEnd"/>
      <w:r w:rsidRPr="00B260A7">
        <w:rPr>
          <w:rFonts w:ascii="Times New Roman" w:eastAsia="ArialMT" w:hAnsi="Times New Roman" w:cs="Times New Roman"/>
          <w:color w:val="000000" w:themeColor="text1"/>
          <w:sz w:val="24"/>
          <w:szCs w:val="24"/>
          <w:lang w:val="en-US"/>
        </w:rPr>
        <w:t>. Microbiol. 81(6): 2042-2049.</w:t>
      </w:r>
    </w:p>
    <w:p w14:paraId="4353147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 Ahmed, W., Angel, N., Edson, J., Bibby, K., Bivins, A., Brien, J.W.O., Choi, P.M., Kitajima, M., Simpson, S.L., Li, J., </w:t>
      </w:r>
      <w:proofErr w:type="spellStart"/>
      <w:r w:rsidRPr="00B260A7">
        <w:rPr>
          <w:rFonts w:ascii="Times New Roman" w:eastAsia="ArialMT" w:hAnsi="Times New Roman" w:cs="Times New Roman"/>
          <w:color w:val="000000" w:themeColor="text1"/>
          <w:sz w:val="24"/>
          <w:szCs w:val="24"/>
          <w:lang w:val="en-US"/>
        </w:rPr>
        <w:t>Tscharke</w:t>
      </w:r>
      <w:proofErr w:type="spellEnd"/>
      <w:r w:rsidRPr="00B260A7">
        <w:rPr>
          <w:rFonts w:ascii="Times New Roman" w:eastAsia="ArialMT" w:hAnsi="Times New Roman" w:cs="Times New Roman"/>
          <w:color w:val="000000" w:themeColor="text1"/>
          <w:sz w:val="24"/>
          <w:szCs w:val="24"/>
          <w:lang w:val="en-US"/>
        </w:rPr>
        <w:t xml:space="preserve">, B., </w:t>
      </w:r>
      <w:proofErr w:type="spellStart"/>
      <w:r w:rsidRPr="00B260A7">
        <w:rPr>
          <w:rFonts w:ascii="Times New Roman" w:eastAsia="ArialMT" w:hAnsi="Times New Roman" w:cs="Times New Roman"/>
          <w:color w:val="000000" w:themeColor="text1"/>
          <w:sz w:val="24"/>
          <w:szCs w:val="24"/>
          <w:lang w:val="en-US"/>
        </w:rPr>
        <w:t>Verhagen</w:t>
      </w:r>
      <w:proofErr w:type="spellEnd"/>
      <w:r w:rsidRPr="00B260A7">
        <w:rPr>
          <w:rFonts w:ascii="Times New Roman" w:eastAsia="ArialMT" w:hAnsi="Times New Roman" w:cs="Times New Roman"/>
          <w:color w:val="000000" w:themeColor="text1"/>
          <w:sz w:val="24"/>
          <w:szCs w:val="24"/>
          <w:lang w:val="en-US"/>
        </w:rPr>
        <w:t xml:space="preserve">, R., Smith, W.J.M., </w:t>
      </w:r>
      <w:proofErr w:type="spellStart"/>
      <w:r w:rsidRPr="00B260A7">
        <w:rPr>
          <w:rFonts w:ascii="Times New Roman" w:eastAsia="ArialMT" w:hAnsi="Times New Roman" w:cs="Times New Roman"/>
          <w:color w:val="000000" w:themeColor="text1"/>
          <w:sz w:val="24"/>
          <w:szCs w:val="24"/>
          <w:lang w:val="en-US"/>
        </w:rPr>
        <w:t>Zaugg</w:t>
      </w:r>
      <w:proofErr w:type="spellEnd"/>
      <w:r w:rsidRPr="00B260A7">
        <w:rPr>
          <w:rFonts w:ascii="Times New Roman" w:eastAsia="ArialMT" w:hAnsi="Times New Roman" w:cs="Times New Roman"/>
          <w:color w:val="000000" w:themeColor="text1"/>
          <w:sz w:val="24"/>
          <w:szCs w:val="24"/>
          <w:lang w:val="en-US"/>
        </w:rPr>
        <w:t xml:space="preserve">, J., </w:t>
      </w:r>
      <w:proofErr w:type="spellStart"/>
      <w:r w:rsidRPr="00B260A7">
        <w:rPr>
          <w:rFonts w:ascii="Times New Roman" w:eastAsia="ArialMT" w:hAnsi="Times New Roman" w:cs="Times New Roman"/>
          <w:color w:val="000000" w:themeColor="text1"/>
          <w:sz w:val="24"/>
          <w:szCs w:val="24"/>
          <w:lang w:val="en-US"/>
        </w:rPr>
        <w:t>Dierens</w:t>
      </w:r>
      <w:proofErr w:type="spellEnd"/>
      <w:r w:rsidRPr="00B260A7">
        <w:rPr>
          <w:rFonts w:ascii="Times New Roman" w:eastAsia="ArialMT" w:hAnsi="Times New Roman" w:cs="Times New Roman"/>
          <w:color w:val="000000" w:themeColor="text1"/>
          <w:sz w:val="24"/>
          <w:szCs w:val="24"/>
          <w:lang w:val="en-US"/>
        </w:rPr>
        <w:t xml:space="preserve">, L., </w:t>
      </w:r>
      <w:proofErr w:type="spellStart"/>
      <w:r w:rsidRPr="00B260A7">
        <w:rPr>
          <w:rFonts w:ascii="Times New Roman" w:eastAsia="ArialMT" w:hAnsi="Times New Roman" w:cs="Times New Roman"/>
          <w:color w:val="000000" w:themeColor="text1"/>
          <w:sz w:val="24"/>
          <w:szCs w:val="24"/>
          <w:lang w:val="en-US"/>
        </w:rPr>
        <w:t>Hugenholtz</w:t>
      </w:r>
      <w:proofErr w:type="spellEnd"/>
      <w:r w:rsidRPr="00B260A7">
        <w:rPr>
          <w:rFonts w:ascii="Times New Roman" w:eastAsia="ArialMT" w:hAnsi="Times New Roman" w:cs="Times New Roman"/>
          <w:color w:val="000000" w:themeColor="text1"/>
          <w:sz w:val="24"/>
          <w:szCs w:val="24"/>
          <w:lang w:val="en-US"/>
        </w:rPr>
        <w:t xml:space="preserve">, P., </w:t>
      </w:r>
      <w:proofErr w:type="spellStart"/>
      <w:proofErr w:type="gramStart"/>
      <w:r w:rsidRPr="00B260A7">
        <w:rPr>
          <w:rFonts w:ascii="Times New Roman" w:eastAsia="ArialMT" w:hAnsi="Times New Roman" w:cs="Times New Roman"/>
          <w:color w:val="000000" w:themeColor="text1"/>
          <w:sz w:val="24"/>
          <w:szCs w:val="24"/>
          <w:lang w:val="en-US"/>
        </w:rPr>
        <w:t>Thomas,K.V</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xml:space="preserve"> &amp; Mueller, J.F., 2020a. First confirmed detection of SARS-CoV-2 in untreated wastewater </w:t>
      </w:r>
      <w:proofErr w:type="spellStart"/>
      <w:r w:rsidRPr="00B260A7">
        <w:rPr>
          <w:rFonts w:ascii="Times New Roman" w:eastAsia="ArialMT" w:hAnsi="Times New Roman" w:cs="Times New Roman"/>
          <w:color w:val="000000" w:themeColor="text1"/>
          <w:sz w:val="24"/>
          <w:szCs w:val="24"/>
          <w:lang w:val="en-US"/>
        </w:rPr>
        <w:t>inAustralia</w:t>
      </w:r>
      <w:proofErr w:type="spellEnd"/>
      <w:r w:rsidRPr="00B260A7">
        <w:rPr>
          <w:rFonts w:ascii="Times New Roman" w:eastAsia="ArialMT" w:hAnsi="Times New Roman" w:cs="Times New Roman"/>
          <w:color w:val="000000" w:themeColor="text1"/>
          <w:sz w:val="24"/>
          <w:szCs w:val="24"/>
          <w:lang w:val="en-US"/>
        </w:rPr>
        <w:t>: A proof of concept for the wastewater surveillance of COVID- 19 in the community. Science of the Total Environment. 728: 138764</w:t>
      </w:r>
    </w:p>
    <w:p w14:paraId="65440C1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 Ahmed, W., Bertsch, P., Bivins, A., Bibby, K., Farkas, K., Gathercole, A., </w:t>
      </w:r>
      <w:proofErr w:type="spellStart"/>
      <w:r w:rsidRPr="00B260A7">
        <w:rPr>
          <w:rFonts w:ascii="Times New Roman" w:eastAsia="ArialMT" w:hAnsi="Times New Roman" w:cs="Times New Roman"/>
          <w:color w:val="000000" w:themeColor="text1"/>
          <w:sz w:val="24"/>
          <w:szCs w:val="24"/>
          <w:lang w:val="en-US"/>
        </w:rPr>
        <w:t>Haramoto</w:t>
      </w:r>
      <w:proofErr w:type="spellEnd"/>
      <w:r w:rsidRPr="00B260A7">
        <w:rPr>
          <w:rFonts w:ascii="Times New Roman" w:eastAsia="ArialMT" w:hAnsi="Times New Roman" w:cs="Times New Roman"/>
          <w:color w:val="000000" w:themeColor="text1"/>
          <w:sz w:val="24"/>
          <w:szCs w:val="24"/>
          <w:lang w:val="en-US"/>
        </w:rPr>
        <w:t xml:space="preserve">, E., </w:t>
      </w:r>
      <w:proofErr w:type="spellStart"/>
      <w:r w:rsidRPr="00B260A7">
        <w:rPr>
          <w:rFonts w:ascii="Times New Roman" w:eastAsia="ArialMT" w:hAnsi="Times New Roman" w:cs="Times New Roman"/>
          <w:color w:val="000000" w:themeColor="text1"/>
          <w:sz w:val="24"/>
          <w:szCs w:val="24"/>
          <w:lang w:val="en-US"/>
        </w:rPr>
        <w:t>Gyawali</w:t>
      </w:r>
      <w:proofErr w:type="spellEnd"/>
      <w:r w:rsidRPr="00B260A7">
        <w:rPr>
          <w:rFonts w:ascii="Times New Roman" w:eastAsia="ArialMT" w:hAnsi="Times New Roman" w:cs="Times New Roman"/>
          <w:color w:val="000000" w:themeColor="text1"/>
          <w:sz w:val="24"/>
          <w:szCs w:val="24"/>
          <w:lang w:val="en-US"/>
        </w:rPr>
        <w:t xml:space="preserve">, </w:t>
      </w:r>
      <w:proofErr w:type="gramStart"/>
      <w:r w:rsidRPr="00B260A7">
        <w:rPr>
          <w:rFonts w:ascii="Times New Roman" w:eastAsia="ArialMT" w:hAnsi="Times New Roman" w:cs="Times New Roman"/>
          <w:color w:val="000000" w:themeColor="text1"/>
          <w:sz w:val="24"/>
          <w:szCs w:val="24"/>
          <w:lang w:val="en-US"/>
        </w:rPr>
        <w:t>P.,</w:t>
      </w:r>
      <w:proofErr w:type="spellStart"/>
      <w:r w:rsidRPr="00B260A7">
        <w:rPr>
          <w:rFonts w:ascii="Times New Roman" w:eastAsia="ArialMT" w:hAnsi="Times New Roman" w:cs="Times New Roman"/>
          <w:color w:val="000000" w:themeColor="text1"/>
          <w:sz w:val="24"/>
          <w:szCs w:val="24"/>
          <w:lang w:val="en-US"/>
        </w:rPr>
        <w:t>Korajkic</w:t>
      </w:r>
      <w:proofErr w:type="spellEnd"/>
      <w:proofErr w:type="gramEnd"/>
      <w:r w:rsidRPr="00B260A7">
        <w:rPr>
          <w:rFonts w:ascii="Times New Roman" w:eastAsia="ArialMT" w:hAnsi="Times New Roman" w:cs="Times New Roman"/>
          <w:color w:val="000000" w:themeColor="text1"/>
          <w:sz w:val="24"/>
          <w:szCs w:val="24"/>
          <w:lang w:val="en-US"/>
        </w:rPr>
        <w:t>, A., McMinn, B.R., Mueller, J., Simpson, S., Smith, W.J.M., Symonds, E.M., Thomas, K.V.,</w:t>
      </w:r>
      <w:proofErr w:type="spellStart"/>
      <w:r w:rsidRPr="00B260A7">
        <w:rPr>
          <w:rFonts w:ascii="Times New Roman" w:eastAsia="ArialMT" w:hAnsi="Times New Roman" w:cs="Times New Roman"/>
          <w:color w:val="000000" w:themeColor="text1"/>
          <w:sz w:val="24"/>
          <w:szCs w:val="24"/>
          <w:lang w:val="en-US"/>
        </w:rPr>
        <w:t>Verhagen</w:t>
      </w:r>
      <w:proofErr w:type="spellEnd"/>
      <w:r w:rsidRPr="00B260A7">
        <w:rPr>
          <w:rFonts w:ascii="Times New Roman" w:eastAsia="ArialMT" w:hAnsi="Times New Roman" w:cs="Times New Roman"/>
          <w:color w:val="000000" w:themeColor="text1"/>
          <w:sz w:val="24"/>
          <w:szCs w:val="24"/>
          <w:lang w:val="en-US"/>
        </w:rPr>
        <w:t>, R, &amp; Kitajima., M., 2020b. Comparison of virus concentration methods for the RT-</w:t>
      </w:r>
      <w:proofErr w:type="spellStart"/>
      <w:r w:rsidRPr="00B260A7">
        <w:rPr>
          <w:rFonts w:ascii="Times New Roman" w:eastAsia="ArialMT" w:hAnsi="Times New Roman" w:cs="Times New Roman"/>
          <w:color w:val="000000" w:themeColor="text1"/>
          <w:sz w:val="24"/>
          <w:szCs w:val="24"/>
          <w:lang w:val="en-US"/>
        </w:rPr>
        <w:t>qPCRbasedrecovery</w:t>
      </w:r>
      <w:proofErr w:type="spellEnd"/>
      <w:r w:rsidRPr="00B260A7">
        <w:rPr>
          <w:rFonts w:ascii="Times New Roman" w:eastAsia="ArialMT" w:hAnsi="Times New Roman" w:cs="Times New Roman"/>
          <w:color w:val="000000" w:themeColor="text1"/>
          <w:sz w:val="24"/>
          <w:szCs w:val="24"/>
          <w:lang w:val="en-US"/>
        </w:rPr>
        <w:t xml:space="preserve"> of murine hepatitis virus, a surrogate for SARS-CoV-2 from untreated </w:t>
      </w:r>
      <w:proofErr w:type="spellStart"/>
      <w:r w:rsidRPr="00B260A7">
        <w:rPr>
          <w:rFonts w:ascii="Times New Roman" w:eastAsia="ArialMT" w:hAnsi="Times New Roman" w:cs="Times New Roman"/>
          <w:color w:val="000000" w:themeColor="text1"/>
          <w:sz w:val="24"/>
          <w:szCs w:val="24"/>
          <w:lang w:val="en-US"/>
        </w:rPr>
        <w:t>wastewater.Science</w:t>
      </w:r>
      <w:proofErr w:type="spellEnd"/>
      <w:r w:rsidRPr="00B260A7">
        <w:rPr>
          <w:rFonts w:ascii="Times New Roman" w:eastAsia="ArialMT" w:hAnsi="Times New Roman" w:cs="Times New Roman"/>
          <w:color w:val="000000" w:themeColor="text1"/>
          <w:sz w:val="24"/>
          <w:szCs w:val="24"/>
          <w:lang w:val="en-US"/>
        </w:rPr>
        <w:t xml:space="preserve"> of the Total Environment. https://doi.org/10.1016/j.scitotenv.2020.139960Canadian Water Network, 2020. COVID-19 Wastewater Coalition. Waterloo, Ontario, Canada. Available from: http://cwnrce.ca/covid-19-wastewater-coalition/.</w:t>
      </w:r>
    </w:p>
    <w:p w14:paraId="7E8FB9E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6. Bar-Or, I., </w:t>
      </w:r>
      <w:proofErr w:type="spellStart"/>
      <w:r w:rsidRPr="00B260A7">
        <w:rPr>
          <w:rFonts w:ascii="Times New Roman" w:eastAsia="ArialMT" w:hAnsi="Times New Roman" w:cs="Times New Roman"/>
          <w:color w:val="000000" w:themeColor="text1"/>
          <w:sz w:val="24"/>
          <w:szCs w:val="24"/>
          <w:lang w:val="en-US"/>
        </w:rPr>
        <w:t>Yani</w:t>
      </w:r>
      <w:proofErr w:type="spellEnd"/>
      <w:r w:rsidRPr="00B260A7">
        <w:rPr>
          <w:rFonts w:ascii="Times New Roman" w:eastAsia="ArialMT" w:hAnsi="Times New Roman" w:cs="Times New Roman"/>
          <w:color w:val="000000" w:themeColor="text1"/>
          <w:sz w:val="24"/>
          <w:szCs w:val="24"/>
          <w:lang w:val="en-US"/>
        </w:rPr>
        <w:t xml:space="preserve">, K., </w:t>
      </w:r>
      <w:proofErr w:type="spellStart"/>
      <w:r w:rsidRPr="00B260A7">
        <w:rPr>
          <w:rFonts w:ascii="Times New Roman" w:eastAsia="ArialMT" w:hAnsi="Times New Roman" w:cs="Times New Roman"/>
          <w:color w:val="000000" w:themeColor="text1"/>
          <w:sz w:val="24"/>
          <w:szCs w:val="24"/>
          <w:lang w:val="en-US"/>
        </w:rPr>
        <w:t>Shagan</w:t>
      </w:r>
      <w:proofErr w:type="spellEnd"/>
      <w:r w:rsidRPr="00B260A7">
        <w:rPr>
          <w:rFonts w:ascii="Times New Roman" w:eastAsia="ArialMT" w:hAnsi="Times New Roman" w:cs="Times New Roman"/>
          <w:color w:val="000000" w:themeColor="text1"/>
          <w:sz w:val="24"/>
          <w:szCs w:val="24"/>
          <w:lang w:val="en-US"/>
        </w:rPr>
        <w:t xml:space="preserve">, M., Ozer, E., </w:t>
      </w:r>
      <w:proofErr w:type="spellStart"/>
      <w:r w:rsidRPr="00B260A7">
        <w:rPr>
          <w:rFonts w:ascii="Times New Roman" w:eastAsia="ArialMT" w:hAnsi="Times New Roman" w:cs="Times New Roman"/>
          <w:color w:val="000000" w:themeColor="text1"/>
          <w:sz w:val="24"/>
          <w:szCs w:val="24"/>
          <w:lang w:val="en-US"/>
        </w:rPr>
        <w:t>Erster</w:t>
      </w:r>
      <w:proofErr w:type="spellEnd"/>
      <w:r w:rsidRPr="00B260A7">
        <w:rPr>
          <w:rFonts w:ascii="Times New Roman" w:eastAsia="ArialMT" w:hAnsi="Times New Roman" w:cs="Times New Roman"/>
          <w:color w:val="000000" w:themeColor="text1"/>
          <w:sz w:val="24"/>
          <w:szCs w:val="24"/>
          <w:lang w:val="en-US"/>
        </w:rPr>
        <w:t xml:space="preserve">, O., Mendelson, E., </w:t>
      </w:r>
      <w:proofErr w:type="spellStart"/>
      <w:r w:rsidRPr="00B260A7">
        <w:rPr>
          <w:rFonts w:ascii="Times New Roman" w:eastAsia="ArialMT" w:hAnsi="Times New Roman" w:cs="Times New Roman"/>
          <w:color w:val="000000" w:themeColor="text1"/>
          <w:sz w:val="24"/>
          <w:szCs w:val="24"/>
          <w:lang w:val="en-US"/>
        </w:rPr>
        <w:t>Mannasse</w:t>
      </w:r>
      <w:proofErr w:type="spellEnd"/>
      <w:r w:rsidRPr="00B260A7">
        <w:rPr>
          <w:rFonts w:ascii="Times New Roman" w:eastAsia="ArialMT" w:hAnsi="Times New Roman" w:cs="Times New Roman"/>
          <w:color w:val="000000" w:themeColor="text1"/>
          <w:sz w:val="24"/>
          <w:szCs w:val="24"/>
          <w:lang w:val="en-US"/>
        </w:rPr>
        <w:t xml:space="preserve">, B., Shirazi, </w:t>
      </w:r>
      <w:proofErr w:type="gramStart"/>
      <w:r w:rsidRPr="00B260A7">
        <w:rPr>
          <w:rFonts w:ascii="Times New Roman" w:eastAsia="ArialMT" w:hAnsi="Times New Roman" w:cs="Times New Roman"/>
          <w:color w:val="000000" w:themeColor="text1"/>
          <w:sz w:val="24"/>
          <w:szCs w:val="24"/>
          <w:lang w:val="en-US"/>
        </w:rPr>
        <w:t>R.,</w:t>
      </w:r>
      <w:proofErr w:type="spellStart"/>
      <w:r w:rsidRPr="00B260A7">
        <w:rPr>
          <w:rFonts w:ascii="Times New Roman" w:eastAsia="ArialMT" w:hAnsi="Times New Roman" w:cs="Times New Roman"/>
          <w:color w:val="000000" w:themeColor="text1"/>
          <w:sz w:val="24"/>
          <w:szCs w:val="24"/>
          <w:lang w:val="en-US"/>
        </w:rPr>
        <w:t>Kramarsky</w:t>
      </w:r>
      <w:proofErr w:type="spellEnd"/>
      <w:proofErr w:type="gramEnd"/>
      <w:r w:rsidRPr="00B260A7">
        <w:rPr>
          <w:rFonts w:ascii="Times New Roman" w:eastAsia="ArialMT" w:hAnsi="Times New Roman" w:cs="Times New Roman"/>
          <w:color w:val="000000" w:themeColor="text1"/>
          <w:sz w:val="24"/>
          <w:szCs w:val="24"/>
          <w:lang w:val="en-US"/>
        </w:rPr>
        <w:t xml:space="preserve">-Winter, E., Nir, O., Abu-Ali, H., Ronen, Z., </w:t>
      </w:r>
      <w:proofErr w:type="spellStart"/>
      <w:r w:rsidRPr="00B260A7">
        <w:rPr>
          <w:rFonts w:ascii="Times New Roman" w:eastAsia="ArialMT" w:hAnsi="Times New Roman" w:cs="Times New Roman"/>
          <w:color w:val="000000" w:themeColor="text1"/>
          <w:sz w:val="24"/>
          <w:szCs w:val="24"/>
          <w:lang w:val="en-US"/>
        </w:rPr>
        <w:t>Rinott</w:t>
      </w:r>
      <w:proofErr w:type="spellEnd"/>
      <w:r w:rsidRPr="00B260A7">
        <w:rPr>
          <w:rFonts w:ascii="Times New Roman" w:eastAsia="ArialMT" w:hAnsi="Times New Roman" w:cs="Times New Roman"/>
          <w:color w:val="000000" w:themeColor="text1"/>
          <w:sz w:val="24"/>
          <w:szCs w:val="24"/>
          <w:lang w:val="en-US"/>
        </w:rPr>
        <w:t xml:space="preserve">, E., Lewis, Y.E., </w:t>
      </w:r>
      <w:proofErr w:type="spellStart"/>
      <w:r w:rsidRPr="00B260A7">
        <w:rPr>
          <w:rFonts w:ascii="Times New Roman" w:eastAsia="ArialMT" w:hAnsi="Times New Roman" w:cs="Times New Roman"/>
          <w:color w:val="000000" w:themeColor="text1"/>
          <w:sz w:val="24"/>
          <w:szCs w:val="24"/>
          <w:lang w:val="en-US"/>
        </w:rPr>
        <w:t>Friedler</w:t>
      </w:r>
      <w:proofErr w:type="spellEnd"/>
      <w:r w:rsidRPr="00B260A7">
        <w:rPr>
          <w:rFonts w:ascii="Times New Roman" w:eastAsia="ArialMT" w:hAnsi="Times New Roman" w:cs="Times New Roman"/>
          <w:color w:val="000000" w:themeColor="text1"/>
          <w:sz w:val="24"/>
          <w:szCs w:val="24"/>
          <w:lang w:val="en-US"/>
        </w:rPr>
        <w:t xml:space="preserve">, E., </w:t>
      </w:r>
      <w:proofErr w:type="spellStart"/>
      <w:r w:rsidRPr="00B260A7">
        <w:rPr>
          <w:rFonts w:ascii="Times New Roman" w:eastAsia="ArialMT" w:hAnsi="Times New Roman" w:cs="Times New Roman"/>
          <w:color w:val="000000" w:themeColor="text1"/>
          <w:sz w:val="24"/>
          <w:szCs w:val="24"/>
          <w:lang w:val="en-US"/>
        </w:rPr>
        <w:t>Bitkover</w:t>
      </w:r>
      <w:proofErr w:type="spellEnd"/>
      <w:r w:rsidRPr="00B260A7">
        <w:rPr>
          <w:rFonts w:ascii="Times New Roman" w:eastAsia="ArialMT" w:hAnsi="Times New Roman" w:cs="Times New Roman"/>
          <w:color w:val="000000" w:themeColor="text1"/>
          <w:sz w:val="24"/>
          <w:szCs w:val="24"/>
          <w:lang w:val="en-US"/>
        </w:rPr>
        <w:t>, E.,</w:t>
      </w:r>
      <w:proofErr w:type="spellStart"/>
      <w:r w:rsidRPr="00B260A7">
        <w:rPr>
          <w:rFonts w:ascii="Times New Roman" w:eastAsia="ArialMT" w:hAnsi="Times New Roman" w:cs="Times New Roman"/>
          <w:color w:val="000000" w:themeColor="text1"/>
          <w:sz w:val="24"/>
          <w:szCs w:val="24"/>
          <w:lang w:val="en-US"/>
        </w:rPr>
        <w:t>Paitan</w:t>
      </w:r>
      <w:proofErr w:type="spellEnd"/>
      <w:r w:rsidRPr="00B260A7">
        <w:rPr>
          <w:rFonts w:ascii="Times New Roman" w:eastAsia="ArialMT" w:hAnsi="Times New Roman" w:cs="Times New Roman"/>
          <w:color w:val="000000" w:themeColor="text1"/>
          <w:sz w:val="24"/>
          <w:szCs w:val="24"/>
          <w:lang w:val="en-US"/>
        </w:rPr>
        <w:t xml:space="preserve">, Y., </w:t>
      </w:r>
      <w:proofErr w:type="spellStart"/>
      <w:r w:rsidRPr="00B260A7">
        <w:rPr>
          <w:rFonts w:ascii="Times New Roman" w:eastAsia="ArialMT" w:hAnsi="Times New Roman" w:cs="Times New Roman"/>
          <w:color w:val="000000" w:themeColor="text1"/>
          <w:sz w:val="24"/>
          <w:szCs w:val="24"/>
          <w:lang w:val="en-US"/>
        </w:rPr>
        <w:t>Berchenko</w:t>
      </w:r>
      <w:proofErr w:type="spellEnd"/>
      <w:r w:rsidRPr="00B260A7">
        <w:rPr>
          <w:rFonts w:ascii="Times New Roman" w:eastAsia="ArialMT" w:hAnsi="Times New Roman" w:cs="Times New Roman"/>
          <w:color w:val="000000" w:themeColor="text1"/>
          <w:sz w:val="24"/>
          <w:szCs w:val="24"/>
          <w:lang w:val="en-US"/>
        </w:rPr>
        <w:t xml:space="preserve"> Y. &amp;</w:t>
      </w:r>
      <w:proofErr w:type="spellStart"/>
      <w:r w:rsidRPr="00B260A7">
        <w:rPr>
          <w:rFonts w:ascii="Times New Roman" w:eastAsia="ArialMT" w:hAnsi="Times New Roman" w:cs="Times New Roman"/>
          <w:color w:val="000000" w:themeColor="text1"/>
          <w:sz w:val="24"/>
          <w:szCs w:val="24"/>
          <w:lang w:val="en-US"/>
        </w:rPr>
        <w:t>Kushmaro</w:t>
      </w:r>
      <w:proofErr w:type="spellEnd"/>
      <w:r w:rsidRPr="00B260A7">
        <w:rPr>
          <w:rFonts w:ascii="Times New Roman" w:eastAsia="ArialMT" w:hAnsi="Times New Roman" w:cs="Times New Roman"/>
          <w:color w:val="000000" w:themeColor="text1"/>
          <w:sz w:val="24"/>
          <w:szCs w:val="24"/>
          <w:lang w:val="en-US"/>
        </w:rPr>
        <w:t xml:space="preserve">, A., 2020. Regressing SARS-CoV-2 sewage measurements onto COVID-19 burden in the population: a proof-of-concept for quantitative environmental surveillance.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https://doi.org/10.1101/2020.04.26.20073569</w:t>
      </w:r>
    </w:p>
    <w:p w14:paraId="6ADC731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7. Boulos, M.N.K. &amp; Geraghty, E.M, 2020. Geographical tracking and mapping of coronavirus disease COVID-19/severe acute respiratory syndrome coronavirus 2 (SARS-CoV-2) epidemic and associated events around the world: how 21st century GIS technologies are supporting the global fight against outbreaks and epidemics. International Journal of Health Geographics. 19(1):8. DOI: 10.1186/s12942-020-00202-8</w:t>
      </w:r>
    </w:p>
    <w:p w14:paraId="263829F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8. Centers for Disease Control and Prevention (CDC) 2020 https://www.cdc.gov/coronavirus/2019-ncov/lab/rt-pcr-panel-primer-probes.html</w:t>
      </w:r>
    </w:p>
    <w:p w14:paraId="53AF0F9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9. Chan, J.F.-W., Yip, C.C.-Y., To, K.K.-W., Tang, T.H.-C., Wong, S.C.-Y., Leung, K.-H., Fung, A.Y.-</w:t>
      </w:r>
      <w:proofErr w:type="spellStart"/>
      <w:proofErr w:type="gramStart"/>
      <w:r w:rsidRPr="00B260A7">
        <w:rPr>
          <w:rFonts w:ascii="Times New Roman" w:eastAsia="ArialMT" w:hAnsi="Times New Roman" w:cs="Times New Roman"/>
          <w:color w:val="000000" w:themeColor="text1"/>
          <w:sz w:val="24"/>
          <w:szCs w:val="24"/>
          <w:lang w:val="en-US"/>
        </w:rPr>
        <w:t>F.,Ng</w:t>
      </w:r>
      <w:proofErr w:type="spellEnd"/>
      <w:proofErr w:type="gramEnd"/>
      <w:r w:rsidRPr="00B260A7">
        <w:rPr>
          <w:rFonts w:ascii="Times New Roman" w:eastAsia="ArialMT" w:hAnsi="Times New Roman" w:cs="Times New Roman"/>
          <w:color w:val="000000" w:themeColor="text1"/>
          <w:sz w:val="24"/>
          <w:szCs w:val="24"/>
          <w:lang w:val="en-US"/>
        </w:rPr>
        <w:t>, A.C.-K., Zou, Z. &amp; Tsoi, H.-W., 2020. Improved molecular diagnosis of COVID-19 by the novel, highly sensitive and specific COVID-19-RdRp/Hel real-time reverse transcription-polymerase chain reaction assay validated in vitro and with clinical specimens. Journal of Clinical Microbiology. 58(5). DOI:10.1128/JCM.00310-20</w:t>
      </w:r>
    </w:p>
    <w:p w14:paraId="7DF627C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10. Choi, P.M., </w:t>
      </w:r>
      <w:proofErr w:type="spellStart"/>
      <w:r w:rsidRPr="00B260A7">
        <w:rPr>
          <w:rFonts w:ascii="Times New Roman" w:eastAsia="ArialMT" w:hAnsi="Times New Roman" w:cs="Times New Roman"/>
          <w:color w:val="000000" w:themeColor="text1"/>
          <w:sz w:val="24"/>
          <w:szCs w:val="24"/>
          <w:lang w:val="en-US"/>
        </w:rPr>
        <w:t>Tscharke</w:t>
      </w:r>
      <w:proofErr w:type="spellEnd"/>
      <w:r w:rsidRPr="00B260A7">
        <w:rPr>
          <w:rFonts w:ascii="Times New Roman" w:eastAsia="ArialMT" w:hAnsi="Times New Roman" w:cs="Times New Roman"/>
          <w:color w:val="000000" w:themeColor="text1"/>
          <w:sz w:val="24"/>
          <w:szCs w:val="24"/>
          <w:lang w:val="en-US"/>
        </w:rPr>
        <w:t xml:space="preserve">, B.J., Donner, E., O'Brien, J.W., Grant, S.C., </w:t>
      </w:r>
      <w:proofErr w:type="spellStart"/>
      <w:r w:rsidRPr="00B260A7">
        <w:rPr>
          <w:rFonts w:ascii="Times New Roman" w:eastAsia="ArialMT" w:hAnsi="Times New Roman" w:cs="Times New Roman"/>
          <w:color w:val="000000" w:themeColor="text1"/>
          <w:sz w:val="24"/>
          <w:szCs w:val="24"/>
          <w:lang w:val="en-US"/>
        </w:rPr>
        <w:t>Kaserzon</w:t>
      </w:r>
      <w:proofErr w:type="spellEnd"/>
      <w:r w:rsidRPr="00B260A7">
        <w:rPr>
          <w:rFonts w:ascii="Times New Roman" w:eastAsia="ArialMT" w:hAnsi="Times New Roman" w:cs="Times New Roman"/>
          <w:color w:val="000000" w:themeColor="text1"/>
          <w:sz w:val="24"/>
          <w:szCs w:val="24"/>
          <w:lang w:val="en-US"/>
        </w:rPr>
        <w:t xml:space="preserve">, S.L., Mackie, R., </w:t>
      </w:r>
      <w:proofErr w:type="spellStart"/>
      <w:proofErr w:type="gramStart"/>
      <w:r w:rsidRPr="00B260A7">
        <w:rPr>
          <w:rFonts w:ascii="Times New Roman" w:eastAsia="ArialMT" w:hAnsi="Times New Roman" w:cs="Times New Roman"/>
          <w:color w:val="000000" w:themeColor="text1"/>
          <w:sz w:val="24"/>
          <w:szCs w:val="24"/>
          <w:lang w:val="en-US"/>
        </w:rPr>
        <w:t>O'Malley,E</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Crosbie, N.D., Thomas, K.V., Mueller, J.F., 2018. Wastewater-based epidemiology biomarkers: past, present and future. Trends in Analytical Chemistry (</w:t>
      </w:r>
      <w:proofErr w:type="spellStart"/>
      <w:r w:rsidRPr="00B260A7">
        <w:rPr>
          <w:rFonts w:ascii="Times New Roman" w:eastAsia="ArialMT" w:hAnsi="Times New Roman" w:cs="Times New Roman"/>
          <w:color w:val="000000" w:themeColor="text1"/>
          <w:sz w:val="24"/>
          <w:szCs w:val="24"/>
          <w:lang w:val="en-US"/>
        </w:rPr>
        <w:t>TrAC</w:t>
      </w:r>
      <w:proofErr w:type="spellEnd"/>
      <w:r w:rsidRPr="00B260A7">
        <w:rPr>
          <w:rFonts w:ascii="Times New Roman" w:eastAsia="ArialMT" w:hAnsi="Times New Roman" w:cs="Times New Roman"/>
          <w:color w:val="000000" w:themeColor="text1"/>
          <w:sz w:val="24"/>
          <w:szCs w:val="24"/>
          <w:lang w:val="en-US"/>
        </w:rPr>
        <w:t>). 105: 453-469.</w:t>
      </w:r>
    </w:p>
    <w:p w14:paraId="6760531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11. Chin, A.W.H., Chu, J.T.S., </w:t>
      </w:r>
      <w:proofErr w:type="spellStart"/>
      <w:r w:rsidRPr="00B260A7">
        <w:rPr>
          <w:rFonts w:ascii="Times New Roman" w:eastAsia="ArialMT" w:hAnsi="Times New Roman" w:cs="Times New Roman"/>
          <w:color w:val="000000" w:themeColor="text1"/>
          <w:sz w:val="24"/>
          <w:szCs w:val="24"/>
          <w:lang w:val="en-US"/>
        </w:rPr>
        <w:t>Perera</w:t>
      </w:r>
      <w:proofErr w:type="spellEnd"/>
      <w:r w:rsidRPr="00B260A7">
        <w:rPr>
          <w:rFonts w:ascii="Times New Roman" w:eastAsia="ArialMT" w:hAnsi="Times New Roman" w:cs="Times New Roman"/>
          <w:color w:val="000000" w:themeColor="text1"/>
          <w:sz w:val="24"/>
          <w:szCs w:val="24"/>
          <w:lang w:val="en-US"/>
        </w:rPr>
        <w:t>, M.R.A., Hui, K.P.Y., Yen, H.-L., Chan, M.C.W., Peiris, M. &amp; Poon, L.L.M., 2020. Stability of SARS-CoV-2 in Different Environmental Conditions. The Lancet Microbe; published online April 2. DOI: https://doi.org/10.1016/S2666-5247(20)30003-3</w:t>
      </w:r>
    </w:p>
    <w:p w14:paraId="756128F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12. Corman, V.M., </w:t>
      </w:r>
      <w:proofErr w:type="spellStart"/>
      <w:r w:rsidRPr="00B260A7">
        <w:rPr>
          <w:rFonts w:ascii="Times New Roman" w:eastAsia="ArialMT" w:hAnsi="Times New Roman" w:cs="Times New Roman"/>
          <w:color w:val="000000" w:themeColor="text1"/>
          <w:sz w:val="24"/>
          <w:szCs w:val="24"/>
          <w:lang w:val="en-US"/>
        </w:rPr>
        <w:t>Landt</w:t>
      </w:r>
      <w:proofErr w:type="spellEnd"/>
      <w:r w:rsidRPr="00B260A7">
        <w:rPr>
          <w:rFonts w:ascii="Times New Roman" w:eastAsia="ArialMT" w:hAnsi="Times New Roman" w:cs="Times New Roman"/>
          <w:color w:val="000000" w:themeColor="text1"/>
          <w:sz w:val="24"/>
          <w:szCs w:val="24"/>
          <w:lang w:val="en-US"/>
        </w:rPr>
        <w:t xml:space="preserve">, O., Kaiser, M., Molenkamp, R., Meijer, A., Chu, D.K.W., </w:t>
      </w:r>
      <w:proofErr w:type="spellStart"/>
      <w:r w:rsidRPr="00B260A7">
        <w:rPr>
          <w:rFonts w:ascii="Times New Roman" w:eastAsia="ArialMT" w:hAnsi="Times New Roman" w:cs="Times New Roman"/>
          <w:color w:val="000000" w:themeColor="text1"/>
          <w:sz w:val="24"/>
          <w:szCs w:val="24"/>
          <w:lang w:val="en-US"/>
        </w:rPr>
        <w:t>Bleicker</w:t>
      </w:r>
      <w:proofErr w:type="spellEnd"/>
      <w:r w:rsidRPr="00B260A7">
        <w:rPr>
          <w:rFonts w:ascii="Times New Roman" w:eastAsia="ArialMT" w:hAnsi="Times New Roman" w:cs="Times New Roman"/>
          <w:color w:val="000000" w:themeColor="text1"/>
          <w:sz w:val="24"/>
          <w:szCs w:val="24"/>
          <w:lang w:val="en-US"/>
        </w:rPr>
        <w:t xml:space="preserve">, T., </w:t>
      </w:r>
      <w:proofErr w:type="spellStart"/>
      <w:r w:rsidRPr="00B260A7">
        <w:rPr>
          <w:rFonts w:ascii="Times New Roman" w:eastAsia="ArialMT" w:hAnsi="Times New Roman" w:cs="Times New Roman"/>
          <w:color w:val="000000" w:themeColor="text1"/>
          <w:sz w:val="24"/>
          <w:szCs w:val="24"/>
          <w:lang w:val="en-US"/>
        </w:rPr>
        <w:t>Brunink</w:t>
      </w:r>
      <w:proofErr w:type="spellEnd"/>
      <w:r w:rsidRPr="00B260A7">
        <w:rPr>
          <w:rFonts w:ascii="Times New Roman" w:eastAsia="ArialMT" w:hAnsi="Times New Roman" w:cs="Times New Roman"/>
          <w:color w:val="000000" w:themeColor="text1"/>
          <w:sz w:val="24"/>
          <w:szCs w:val="24"/>
          <w:lang w:val="en-US"/>
        </w:rPr>
        <w:t xml:space="preserve">, S., Schneider, J., Schmidt, M. L., Mulders, D.G.J.C., </w:t>
      </w:r>
      <w:proofErr w:type="spellStart"/>
      <w:r w:rsidRPr="00B260A7">
        <w:rPr>
          <w:rFonts w:ascii="Times New Roman" w:eastAsia="ArialMT" w:hAnsi="Times New Roman" w:cs="Times New Roman"/>
          <w:color w:val="000000" w:themeColor="text1"/>
          <w:sz w:val="24"/>
          <w:szCs w:val="24"/>
          <w:lang w:val="en-US"/>
        </w:rPr>
        <w:t>Haagmans</w:t>
      </w:r>
      <w:proofErr w:type="spellEnd"/>
      <w:r w:rsidRPr="00B260A7">
        <w:rPr>
          <w:rFonts w:ascii="Times New Roman" w:eastAsia="ArialMT" w:hAnsi="Times New Roman" w:cs="Times New Roman"/>
          <w:color w:val="000000" w:themeColor="text1"/>
          <w:sz w:val="24"/>
          <w:szCs w:val="24"/>
          <w:lang w:val="en-US"/>
        </w:rPr>
        <w:t xml:space="preserve">, B.L., van der Veer, B., van den Brink, S., </w:t>
      </w:r>
      <w:proofErr w:type="spellStart"/>
      <w:r w:rsidRPr="00B260A7">
        <w:rPr>
          <w:rFonts w:ascii="Times New Roman" w:eastAsia="ArialMT" w:hAnsi="Times New Roman" w:cs="Times New Roman"/>
          <w:color w:val="000000" w:themeColor="text1"/>
          <w:sz w:val="24"/>
          <w:szCs w:val="24"/>
          <w:lang w:val="en-US"/>
        </w:rPr>
        <w:t>Wijsman</w:t>
      </w:r>
      <w:proofErr w:type="spellEnd"/>
      <w:r w:rsidRPr="00B260A7">
        <w:rPr>
          <w:rFonts w:ascii="Times New Roman" w:eastAsia="ArialMT" w:hAnsi="Times New Roman" w:cs="Times New Roman"/>
          <w:color w:val="000000" w:themeColor="text1"/>
          <w:sz w:val="24"/>
          <w:szCs w:val="24"/>
          <w:lang w:val="en-US"/>
        </w:rPr>
        <w:t xml:space="preserve">, L., </w:t>
      </w:r>
      <w:proofErr w:type="spellStart"/>
      <w:r w:rsidRPr="00B260A7">
        <w:rPr>
          <w:rFonts w:ascii="Times New Roman" w:eastAsia="ArialMT" w:hAnsi="Times New Roman" w:cs="Times New Roman"/>
          <w:color w:val="000000" w:themeColor="text1"/>
          <w:sz w:val="24"/>
          <w:szCs w:val="24"/>
          <w:lang w:val="en-US"/>
        </w:rPr>
        <w:t>Goderski</w:t>
      </w:r>
      <w:proofErr w:type="spellEnd"/>
      <w:r w:rsidRPr="00B260A7">
        <w:rPr>
          <w:rFonts w:ascii="Times New Roman" w:eastAsia="ArialMT" w:hAnsi="Times New Roman" w:cs="Times New Roman"/>
          <w:color w:val="000000" w:themeColor="text1"/>
          <w:sz w:val="24"/>
          <w:szCs w:val="24"/>
          <w:lang w:val="en-US"/>
        </w:rPr>
        <w:t xml:space="preserve">, G., </w:t>
      </w:r>
      <w:proofErr w:type="spellStart"/>
      <w:r w:rsidRPr="00B260A7">
        <w:rPr>
          <w:rFonts w:ascii="Times New Roman" w:eastAsia="ArialMT" w:hAnsi="Times New Roman" w:cs="Times New Roman"/>
          <w:color w:val="000000" w:themeColor="text1"/>
          <w:sz w:val="24"/>
          <w:szCs w:val="24"/>
          <w:lang w:val="en-US"/>
        </w:rPr>
        <w:t>Romette</w:t>
      </w:r>
      <w:proofErr w:type="spellEnd"/>
      <w:r w:rsidRPr="00B260A7">
        <w:rPr>
          <w:rFonts w:ascii="Times New Roman" w:eastAsia="ArialMT" w:hAnsi="Times New Roman" w:cs="Times New Roman"/>
          <w:color w:val="000000" w:themeColor="text1"/>
          <w:sz w:val="24"/>
          <w:szCs w:val="24"/>
          <w:lang w:val="en-US"/>
        </w:rPr>
        <w:t xml:space="preserve">, J.-L., Ellis, J., </w:t>
      </w:r>
      <w:proofErr w:type="spellStart"/>
      <w:r w:rsidRPr="00B260A7">
        <w:rPr>
          <w:rFonts w:ascii="Times New Roman" w:eastAsia="ArialMT" w:hAnsi="Times New Roman" w:cs="Times New Roman"/>
          <w:color w:val="000000" w:themeColor="text1"/>
          <w:sz w:val="24"/>
          <w:szCs w:val="24"/>
          <w:lang w:val="en-US"/>
        </w:rPr>
        <w:t>Zambon</w:t>
      </w:r>
      <w:proofErr w:type="spellEnd"/>
      <w:r w:rsidRPr="00B260A7">
        <w:rPr>
          <w:rFonts w:ascii="Times New Roman" w:eastAsia="ArialMT" w:hAnsi="Times New Roman" w:cs="Times New Roman"/>
          <w:color w:val="000000" w:themeColor="text1"/>
          <w:sz w:val="24"/>
          <w:szCs w:val="24"/>
          <w:lang w:val="en-US"/>
        </w:rPr>
        <w:t xml:space="preserve">, M., Peiris, M., </w:t>
      </w:r>
      <w:proofErr w:type="spellStart"/>
      <w:r w:rsidRPr="00B260A7">
        <w:rPr>
          <w:rFonts w:ascii="Times New Roman" w:eastAsia="ArialMT" w:hAnsi="Times New Roman" w:cs="Times New Roman"/>
          <w:color w:val="000000" w:themeColor="text1"/>
          <w:sz w:val="24"/>
          <w:szCs w:val="24"/>
          <w:lang w:val="en-US"/>
        </w:rPr>
        <w:t>Goossens</w:t>
      </w:r>
      <w:proofErr w:type="spellEnd"/>
      <w:r w:rsidRPr="00B260A7">
        <w:rPr>
          <w:rFonts w:ascii="Times New Roman" w:eastAsia="ArialMT" w:hAnsi="Times New Roman" w:cs="Times New Roman"/>
          <w:color w:val="000000" w:themeColor="text1"/>
          <w:sz w:val="24"/>
          <w:szCs w:val="24"/>
          <w:lang w:val="en-US"/>
        </w:rPr>
        <w:t xml:space="preserve">, H., </w:t>
      </w:r>
      <w:proofErr w:type="spellStart"/>
      <w:r w:rsidRPr="00B260A7">
        <w:rPr>
          <w:rFonts w:ascii="Times New Roman" w:eastAsia="ArialMT" w:hAnsi="Times New Roman" w:cs="Times New Roman"/>
          <w:color w:val="000000" w:themeColor="text1"/>
          <w:sz w:val="24"/>
          <w:szCs w:val="24"/>
          <w:lang w:val="en-US"/>
        </w:rPr>
        <w:t>Reusken</w:t>
      </w:r>
      <w:proofErr w:type="spellEnd"/>
      <w:r w:rsidRPr="00B260A7">
        <w:rPr>
          <w:rFonts w:ascii="Times New Roman" w:eastAsia="ArialMT" w:hAnsi="Times New Roman" w:cs="Times New Roman"/>
          <w:color w:val="000000" w:themeColor="text1"/>
          <w:sz w:val="24"/>
          <w:szCs w:val="24"/>
          <w:lang w:val="en-US"/>
        </w:rPr>
        <w:t>, C., Koopmans, M.P.G. &amp;</w:t>
      </w:r>
      <w:proofErr w:type="spellStart"/>
      <w:r w:rsidRPr="00B260A7">
        <w:rPr>
          <w:rFonts w:ascii="Times New Roman" w:eastAsia="ArialMT" w:hAnsi="Times New Roman" w:cs="Times New Roman"/>
          <w:color w:val="000000" w:themeColor="text1"/>
          <w:sz w:val="24"/>
          <w:szCs w:val="24"/>
          <w:lang w:val="en-US"/>
        </w:rPr>
        <w:t>Drosten</w:t>
      </w:r>
      <w:proofErr w:type="spellEnd"/>
      <w:r w:rsidRPr="00B260A7">
        <w:rPr>
          <w:rFonts w:ascii="Times New Roman" w:eastAsia="ArialMT" w:hAnsi="Times New Roman" w:cs="Times New Roman"/>
          <w:color w:val="000000" w:themeColor="text1"/>
          <w:sz w:val="24"/>
          <w:szCs w:val="24"/>
          <w:lang w:val="en-US"/>
        </w:rPr>
        <w:t xml:space="preserve">, C., 2020. Detection of 2019 novel coronavirus (2019-nCoV) by real time RT-PCR. </w:t>
      </w:r>
      <w:proofErr w:type="spellStart"/>
      <w:r w:rsidRPr="00B260A7">
        <w:rPr>
          <w:rFonts w:ascii="Times New Roman" w:eastAsia="ArialMT" w:hAnsi="Times New Roman" w:cs="Times New Roman"/>
          <w:color w:val="000000" w:themeColor="text1"/>
          <w:sz w:val="24"/>
          <w:szCs w:val="24"/>
          <w:lang w:val="en-US"/>
        </w:rPr>
        <w:t>Eurosurveillance</w:t>
      </w:r>
      <w:proofErr w:type="spellEnd"/>
      <w:r w:rsidRPr="00B260A7">
        <w:rPr>
          <w:rFonts w:ascii="Times New Roman" w:eastAsia="ArialMT" w:hAnsi="Times New Roman" w:cs="Times New Roman"/>
          <w:color w:val="000000" w:themeColor="text1"/>
          <w:sz w:val="24"/>
          <w:szCs w:val="24"/>
          <w:lang w:val="en-US"/>
        </w:rPr>
        <w:t>. 25(3):2000045.</w:t>
      </w:r>
    </w:p>
    <w:p w14:paraId="2B6D9D1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13. </w:t>
      </w:r>
      <w:proofErr w:type="spellStart"/>
      <w:r w:rsidRPr="00B260A7">
        <w:rPr>
          <w:rFonts w:ascii="Times New Roman" w:eastAsia="ArialMT" w:hAnsi="Times New Roman" w:cs="Times New Roman"/>
          <w:color w:val="000000" w:themeColor="text1"/>
          <w:sz w:val="24"/>
          <w:szCs w:val="24"/>
          <w:lang w:val="en-US"/>
        </w:rPr>
        <w:t>Danchin</w:t>
      </w:r>
      <w:proofErr w:type="spellEnd"/>
      <w:r w:rsidRPr="00B260A7">
        <w:rPr>
          <w:rFonts w:ascii="Times New Roman" w:eastAsia="ArialMT" w:hAnsi="Times New Roman" w:cs="Times New Roman"/>
          <w:color w:val="000000" w:themeColor="text1"/>
          <w:sz w:val="24"/>
          <w:szCs w:val="24"/>
          <w:lang w:val="en-US"/>
        </w:rPr>
        <w:t>, A., Ng, P.T.W. &amp;</w:t>
      </w:r>
      <w:proofErr w:type="spellStart"/>
      <w:r w:rsidRPr="00B260A7">
        <w:rPr>
          <w:rFonts w:ascii="Times New Roman" w:eastAsia="ArialMT" w:hAnsi="Times New Roman" w:cs="Times New Roman"/>
          <w:color w:val="000000" w:themeColor="text1"/>
          <w:sz w:val="24"/>
          <w:szCs w:val="24"/>
          <w:lang w:val="en-US"/>
        </w:rPr>
        <w:t>Turinici</w:t>
      </w:r>
      <w:proofErr w:type="spellEnd"/>
      <w:r w:rsidRPr="00B260A7">
        <w:rPr>
          <w:rFonts w:ascii="Times New Roman" w:eastAsia="ArialMT" w:hAnsi="Times New Roman" w:cs="Times New Roman"/>
          <w:color w:val="000000" w:themeColor="text1"/>
          <w:sz w:val="24"/>
          <w:szCs w:val="24"/>
          <w:lang w:val="en-US"/>
        </w:rPr>
        <w:t xml:space="preserve">, G.A., 2020. New transmission route for the propagation of the </w:t>
      </w:r>
      <w:proofErr w:type="spellStart"/>
      <w:r w:rsidRPr="00B260A7">
        <w:rPr>
          <w:rFonts w:ascii="Times New Roman" w:eastAsia="ArialMT" w:hAnsi="Times New Roman" w:cs="Times New Roman"/>
          <w:color w:val="000000" w:themeColor="text1"/>
          <w:sz w:val="24"/>
          <w:szCs w:val="24"/>
          <w:lang w:val="en-US"/>
        </w:rPr>
        <w:t>SARSCoV</w:t>
      </w:r>
      <w:proofErr w:type="spellEnd"/>
      <w:r w:rsidRPr="00B260A7">
        <w:rPr>
          <w:rFonts w:ascii="Times New Roman" w:eastAsia="ArialMT" w:hAnsi="Times New Roman" w:cs="Times New Roman"/>
          <w:color w:val="000000" w:themeColor="text1"/>
          <w:sz w:val="24"/>
          <w:szCs w:val="24"/>
          <w:lang w:val="en-US"/>
        </w:rPr>
        <w:t>- 2 coronavirus. Preprint at medRxivhttps://doi.org/10.1101/2020.02.14.20022939</w:t>
      </w:r>
    </w:p>
    <w:p w14:paraId="273063E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14. Da Silva, A.K., Le </w:t>
      </w:r>
      <w:proofErr w:type="spellStart"/>
      <w:r w:rsidRPr="00B260A7">
        <w:rPr>
          <w:rFonts w:ascii="Times New Roman" w:eastAsia="ArialMT" w:hAnsi="Times New Roman" w:cs="Times New Roman"/>
          <w:color w:val="000000" w:themeColor="text1"/>
          <w:sz w:val="24"/>
          <w:szCs w:val="24"/>
          <w:lang w:val="en-US"/>
        </w:rPr>
        <w:t>Saux</w:t>
      </w:r>
      <w:proofErr w:type="spellEnd"/>
      <w:r w:rsidRPr="00B260A7">
        <w:rPr>
          <w:rFonts w:ascii="Times New Roman" w:eastAsia="ArialMT" w:hAnsi="Times New Roman" w:cs="Times New Roman"/>
          <w:color w:val="000000" w:themeColor="text1"/>
          <w:sz w:val="24"/>
          <w:szCs w:val="24"/>
          <w:lang w:val="en-US"/>
        </w:rPr>
        <w:t xml:space="preserve">, J.-C., </w:t>
      </w:r>
      <w:proofErr w:type="spellStart"/>
      <w:r w:rsidRPr="00B260A7">
        <w:rPr>
          <w:rFonts w:ascii="Times New Roman" w:eastAsia="ArialMT" w:hAnsi="Times New Roman" w:cs="Times New Roman"/>
          <w:color w:val="000000" w:themeColor="text1"/>
          <w:sz w:val="24"/>
          <w:szCs w:val="24"/>
          <w:lang w:val="en-US"/>
        </w:rPr>
        <w:t>Parnaudeau</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Pommepuy</w:t>
      </w:r>
      <w:proofErr w:type="spellEnd"/>
      <w:r w:rsidRPr="00B260A7">
        <w:rPr>
          <w:rFonts w:ascii="Times New Roman" w:eastAsia="ArialMT" w:hAnsi="Times New Roman" w:cs="Times New Roman"/>
          <w:color w:val="000000" w:themeColor="text1"/>
          <w:sz w:val="24"/>
          <w:szCs w:val="24"/>
          <w:lang w:val="en-US"/>
        </w:rPr>
        <w:t xml:space="preserve">, M., Elimelech, M. &amp; Le </w:t>
      </w:r>
      <w:proofErr w:type="spellStart"/>
      <w:r w:rsidRPr="00B260A7">
        <w:rPr>
          <w:rFonts w:ascii="Times New Roman" w:eastAsia="ArialMT" w:hAnsi="Times New Roman" w:cs="Times New Roman"/>
          <w:color w:val="000000" w:themeColor="text1"/>
          <w:sz w:val="24"/>
          <w:szCs w:val="24"/>
          <w:lang w:val="en-US"/>
        </w:rPr>
        <w:t>Guyader</w:t>
      </w:r>
      <w:proofErr w:type="spellEnd"/>
      <w:r w:rsidRPr="00B260A7">
        <w:rPr>
          <w:rFonts w:ascii="Times New Roman" w:eastAsia="ArialMT" w:hAnsi="Times New Roman" w:cs="Times New Roman"/>
          <w:color w:val="000000" w:themeColor="text1"/>
          <w:sz w:val="24"/>
          <w:szCs w:val="24"/>
          <w:lang w:val="en-US"/>
        </w:rPr>
        <w:t>, F.S., 2007.Evaluation of removal of noroviruses during wastewater treatment, using real-time reverse transcription-PCR: different behaviors of genogroups I and II. Applied and Environmental Microbiology. 73(24): 7891-7897.</w:t>
      </w:r>
    </w:p>
    <w:p w14:paraId="0674977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15. </w:t>
      </w:r>
      <w:proofErr w:type="spellStart"/>
      <w:r w:rsidRPr="00B260A7">
        <w:rPr>
          <w:rFonts w:ascii="Times New Roman" w:eastAsia="ArialMT" w:hAnsi="Times New Roman" w:cs="Times New Roman"/>
          <w:color w:val="000000" w:themeColor="text1"/>
          <w:sz w:val="24"/>
          <w:szCs w:val="24"/>
          <w:lang w:val="en-US"/>
        </w:rPr>
        <w:t>Drosten</w:t>
      </w:r>
      <w:proofErr w:type="spellEnd"/>
      <w:r w:rsidRPr="00B260A7">
        <w:rPr>
          <w:rFonts w:ascii="Times New Roman" w:eastAsia="ArialMT" w:hAnsi="Times New Roman" w:cs="Times New Roman"/>
          <w:color w:val="000000" w:themeColor="text1"/>
          <w:sz w:val="24"/>
          <w:szCs w:val="24"/>
          <w:lang w:val="en-US"/>
        </w:rPr>
        <w:t xml:space="preserve">, C., Gunther, S., </w:t>
      </w:r>
      <w:proofErr w:type="spellStart"/>
      <w:r w:rsidRPr="00B260A7">
        <w:rPr>
          <w:rFonts w:ascii="Times New Roman" w:eastAsia="ArialMT" w:hAnsi="Times New Roman" w:cs="Times New Roman"/>
          <w:color w:val="000000" w:themeColor="text1"/>
          <w:sz w:val="24"/>
          <w:szCs w:val="24"/>
          <w:lang w:val="en-US"/>
        </w:rPr>
        <w:t>Preiser</w:t>
      </w:r>
      <w:proofErr w:type="spellEnd"/>
      <w:r w:rsidRPr="00B260A7">
        <w:rPr>
          <w:rFonts w:ascii="Times New Roman" w:eastAsia="ArialMT" w:hAnsi="Times New Roman" w:cs="Times New Roman"/>
          <w:color w:val="000000" w:themeColor="text1"/>
          <w:sz w:val="24"/>
          <w:szCs w:val="24"/>
          <w:lang w:val="en-US"/>
        </w:rPr>
        <w:t xml:space="preserve">, W., van der Werf, S., Brodt, H. R., Becker, S., </w:t>
      </w:r>
      <w:proofErr w:type="spellStart"/>
      <w:r w:rsidRPr="00B260A7">
        <w:rPr>
          <w:rFonts w:ascii="Times New Roman" w:eastAsia="ArialMT" w:hAnsi="Times New Roman" w:cs="Times New Roman"/>
          <w:color w:val="000000" w:themeColor="text1"/>
          <w:sz w:val="24"/>
          <w:szCs w:val="24"/>
          <w:lang w:val="en-US"/>
        </w:rPr>
        <w:t>Rabenau</w:t>
      </w:r>
      <w:proofErr w:type="spellEnd"/>
      <w:r w:rsidRPr="00B260A7">
        <w:rPr>
          <w:rFonts w:ascii="Times New Roman" w:eastAsia="ArialMT" w:hAnsi="Times New Roman" w:cs="Times New Roman"/>
          <w:color w:val="000000" w:themeColor="text1"/>
          <w:sz w:val="24"/>
          <w:szCs w:val="24"/>
          <w:lang w:val="en-US"/>
        </w:rPr>
        <w:t xml:space="preserve">, H., </w:t>
      </w:r>
      <w:proofErr w:type="spellStart"/>
      <w:proofErr w:type="gramStart"/>
      <w:r w:rsidRPr="00B260A7">
        <w:rPr>
          <w:rFonts w:ascii="Times New Roman" w:eastAsia="ArialMT" w:hAnsi="Times New Roman" w:cs="Times New Roman"/>
          <w:color w:val="000000" w:themeColor="text1"/>
          <w:sz w:val="24"/>
          <w:szCs w:val="24"/>
          <w:lang w:val="en-US"/>
        </w:rPr>
        <w:t>Panning,M</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xml:space="preserve">, </w:t>
      </w:r>
      <w:proofErr w:type="spellStart"/>
      <w:r w:rsidRPr="00B260A7">
        <w:rPr>
          <w:rFonts w:ascii="Times New Roman" w:eastAsia="ArialMT" w:hAnsi="Times New Roman" w:cs="Times New Roman"/>
          <w:color w:val="000000" w:themeColor="text1"/>
          <w:sz w:val="24"/>
          <w:szCs w:val="24"/>
          <w:lang w:val="en-US"/>
        </w:rPr>
        <w:t>Kolesnikova</w:t>
      </w:r>
      <w:proofErr w:type="spellEnd"/>
      <w:r w:rsidRPr="00B260A7">
        <w:rPr>
          <w:rFonts w:ascii="Times New Roman" w:eastAsia="ArialMT" w:hAnsi="Times New Roman" w:cs="Times New Roman"/>
          <w:color w:val="000000" w:themeColor="text1"/>
          <w:sz w:val="24"/>
          <w:szCs w:val="24"/>
          <w:lang w:val="en-US"/>
        </w:rPr>
        <w:t xml:space="preserve">, L., </w:t>
      </w:r>
      <w:proofErr w:type="spellStart"/>
      <w:r w:rsidRPr="00B260A7">
        <w:rPr>
          <w:rFonts w:ascii="Times New Roman" w:eastAsia="ArialMT" w:hAnsi="Times New Roman" w:cs="Times New Roman"/>
          <w:color w:val="000000" w:themeColor="text1"/>
          <w:sz w:val="24"/>
          <w:szCs w:val="24"/>
          <w:lang w:val="en-US"/>
        </w:rPr>
        <w:t>Fouchier</w:t>
      </w:r>
      <w:proofErr w:type="spellEnd"/>
      <w:r w:rsidRPr="00B260A7">
        <w:rPr>
          <w:rFonts w:ascii="Times New Roman" w:eastAsia="ArialMT" w:hAnsi="Times New Roman" w:cs="Times New Roman"/>
          <w:color w:val="000000" w:themeColor="text1"/>
          <w:sz w:val="24"/>
          <w:szCs w:val="24"/>
          <w:lang w:val="en-US"/>
        </w:rPr>
        <w:t xml:space="preserve">, R. A., Berger, A., </w:t>
      </w:r>
      <w:proofErr w:type="spellStart"/>
      <w:r w:rsidRPr="00B260A7">
        <w:rPr>
          <w:rFonts w:ascii="Times New Roman" w:eastAsia="ArialMT" w:hAnsi="Times New Roman" w:cs="Times New Roman"/>
          <w:color w:val="000000" w:themeColor="text1"/>
          <w:sz w:val="24"/>
          <w:szCs w:val="24"/>
          <w:lang w:val="en-US"/>
        </w:rPr>
        <w:t>Burguiere</w:t>
      </w:r>
      <w:proofErr w:type="spellEnd"/>
      <w:r w:rsidRPr="00B260A7">
        <w:rPr>
          <w:rFonts w:ascii="Times New Roman" w:eastAsia="ArialMT" w:hAnsi="Times New Roman" w:cs="Times New Roman"/>
          <w:color w:val="000000" w:themeColor="text1"/>
          <w:sz w:val="24"/>
          <w:szCs w:val="24"/>
          <w:lang w:val="en-US"/>
        </w:rPr>
        <w:t xml:space="preserve">, A. M., </w:t>
      </w:r>
      <w:proofErr w:type="spellStart"/>
      <w:r w:rsidRPr="00B260A7">
        <w:rPr>
          <w:rFonts w:ascii="Times New Roman" w:eastAsia="ArialMT" w:hAnsi="Times New Roman" w:cs="Times New Roman"/>
          <w:color w:val="000000" w:themeColor="text1"/>
          <w:sz w:val="24"/>
          <w:szCs w:val="24"/>
          <w:lang w:val="en-US"/>
        </w:rPr>
        <w:t>Cinatl</w:t>
      </w:r>
      <w:proofErr w:type="spellEnd"/>
      <w:r w:rsidRPr="00B260A7">
        <w:rPr>
          <w:rFonts w:ascii="Times New Roman" w:eastAsia="ArialMT" w:hAnsi="Times New Roman" w:cs="Times New Roman"/>
          <w:color w:val="000000" w:themeColor="text1"/>
          <w:sz w:val="24"/>
          <w:szCs w:val="24"/>
          <w:lang w:val="en-US"/>
        </w:rPr>
        <w:t xml:space="preserve">, J., </w:t>
      </w:r>
      <w:proofErr w:type="spellStart"/>
      <w:r w:rsidRPr="00B260A7">
        <w:rPr>
          <w:rFonts w:ascii="Times New Roman" w:eastAsia="ArialMT" w:hAnsi="Times New Roman" w:cs="Times New Roman"/>
          <w:color w:val="000000" w:themeColor="text1"/>
          <w:sz w:val="24"/>
          <w:szCs w:val="24"/>
          <w:lang w:val="en-US"/>
        </w:rPr>
        <w:t>Eickmann</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Escriou</w:t>
      </w:r>
      <w:proofErr w:type="spellEnd"/>
      <w:r w:rsidRPr="00B260A7">
        <w:rPr>
          <w:rFonts w:ascii="Times New Roman" w:eastAsia="ArialMT" w:hAnsi="Times New Roman" w:cs="Times New Roman"/>
          <w:color w:val="000000" w:themeColor="text1"/>
          <w:sz w:val="24"/>
          <w:szCs w:val="24"/>
          <w:lang w:val="en-US"/>
        </w:rPr>
        <w:t>, N.,</w:t>
      </w:r>
      <w:proofErr w:type="spellStart"/>
      <w:r w:rsidRPr="00B260A7">
        <w:rPr>
          <w:rFonts w:ascii="Times New Roman" w:eastAsia="ArialMT" w:hAnsi="Times New Roman" w:cs="Times New Roman"/>
          <w:color w:val="000000" w:themeColor="text1"/>
          <w:sz w:val="24"/>
          <w:szCs w:val="24"/>
          <w:lang w:val="en-US"/>
        </w:rPr>
        <w:t>Grywna</w:t>
      </w:r>
      <w:proofErr w:type="spellEnd"/>
      <w:r w:rsidRPr="00B260A7">
        <w:rPr>
          <w:rFonts w:ascii="Times New Roman" w:eastAsia="ArialMT" w:hAnsi="Times New Roman" w:cs="Times New Roman"/>
          <w:color w:val="000000" w:themeColor="text1"/>
          <w:sz w:val="24"/>
          <w:szCs w:val="24"/>
          <w:lang w:val="en-US"/>
        </w:rPr>
        <w:t xml:space="preserve">, K., </w:t>
      </w:r>
      <w:proofErr w:type="spellStart"/>
      <w:r w:rsidRPr="00B260A7">
        <w:rPr>
          <w:rFonts w:ascii="Times New Roman" w:eastAsia="ArialMT" w:hAnsi="Times New Roman" w:cs="Times New Roman"/>
          <w:color w:val="000000" w:themeColor="text1"/>
          <w:sz w:val="24"/>
          <w:szCs w:val="24"/>
          <w:lang w:val="en-US"/>
        </w:rPr>
        <w:t>Kramme</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Manuguerra</w:t>
      </w:r>
      <w:proofErr w:type="spellEnd"/>
      <w:r w:rsidRPr="00B260A7">
        <w:rPr>
          <w:rFonts w:ascii="Times New Roman" w:eastAsia="ArialMT" w:hAnsi="Times New Roman" w:cs="Times New Roman"/>
          <w:color w:val="000000" w:themeColor="text1"/>
          <w:sz w:val="24"/>
          <w:szCs w:val="24"/>
          <w:lang w:val="en-US"/>
        </w:rPr>
        <w:t xml:space="preserve">, J. C., Muller, S., </w:t>
      </w:r>
      <w:proofErr w:type="spellStart"/>
      <w:r w:rsidRPr="00B260A7">
        <w:rPr>
          <w:rFonts w:ascii="Times New Roman" w:eastAsia="ArialMT" w:hAnsi="Times New Roman" w:cs="Times New Roman"/>
          <w:color w:val="000000" w:themeColor="text1"/>
          <w:sz w:val="24"/>
          <w:szCs w:val="24"/>
          <w:lang w:val="en-US"/>
        </w:rPr>
        <w:t>Rickerts</w:t>
      </w:r>
      <w:proofErr w:type="spellEnd"/>
      <w:r w:rsidRPr="00B260A7">
        <w:rPr>
          <w:rFonts w:ascii="Times New Roman" w:eastAsia="ArialMT" w:hAnsi="Times New Roman" w:cs="Times New Roman"/>
          <w:color w:val="000000" w:themeColor="text1"/>
          <w:sz w:val="24"/>
          <w:szCs w:val="24"/>
          <w:lang w:val="en-US"/>
        </w:rPr>
        <w:t xml:space="preserve">, V., </w:t>
      </w:r>
      <w:proofErr w:type="spellStart"/>
      <w:r w:rsidRPr="00B260A7">
        <w:rPr>
          <w:rFonts w:ascii="Times New Roman" w:eastAsia="ArialMT" w:hAnsi="Times New Roman" w:cs="Times New Roman"/>
          <w:color w:val="000000" w:themeColor="text1"/>
          <w:sz w:val="24"/>
          <w:szCs w:val="24"/>
          <w:lang w:val="en-US"/>
        </w:rPr>
        <w:t>Sturmer</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Vieth</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Klenk</w:t>
      </w:r>
      <w:proofErr w:type="spellEnd"/>
      <w:r w:rsidRPr="00B260A7">
        <w:rPr>
          <w:rFonts w:ascii="Times New Roman" w:eastAsia="ArialMT" w:hAnsi="Times New Roman" w:cs="Times New Roman"/>
          <w:color w:val="000000" w:themeColor="text1"/>
          <w:sz w:val="24"/>
          <w:szCs w:val="24"/>
          <w:lang w:val="en-US"/>
        </w:rPr>
        <w:t>, H.D., Osterhaus, A. D., Schmitz, H. &amp;</w:t>
      </w:r>
      <w:proofErr w:type="spellStart"/>
      <w:r w:rsidRPr="00B260A7">
        <w:rPr>
          <w:rFonts w:ascii="Times New Roman" w:eastAsia="ArialMT" w:hAnsi="Times New Roman" w:cs="Times New Roman"/>
          <w:color w:val="000000" w:themeColor="text1"/>
          <w:sz w:val="24"/>
          <w:szCs w:val="24"/>
          <w:lang w:val="en-US"/>
        </w:rPr>
        <w:t>Doerr</w:t>
      </w:r>
      <w:proofErr w:type="spellEnd"/>
      <w:r w:rsidRPr="00B260A7">
        <w:rPr>
          <w:rFonts w:ascii="Times New Roman" w:eastAsia="ArialMT" w:hAnsi="Times New Roman" w:cs="Times New Roman"/>
          <w:color w:val="000000" w:themeColor="text1"/>
          <w:sz w:val="24"/>
          <w:szCs w:val="24"/>
          <w:lang w:val="en-US"/>
        </w:rPr>
        <w:t>, H. W., 2003. Identification of a novel coronavirus in patients with severe acute respiratory syndrome. New England Journal of Medicine 348: 1967-1976.</w:t>
      </w:r>
    </w:p>
    <w:p w14:paraId="41E46DB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16. </w:t>
      </w:r>
      <w:proofErr w:type="spellStart"/>
      <w:r w:rsidRPr="00B260A7">
        <w:rPr>
          <w:rFonts w:ascii="Times New Roman" w:eastAsia="ArialMT" w:hAnsi="Times New Roman" w:cs="Times New Roman"/>
          <w:color w:val="000000" w:themeColor="text1"/>
          <w:sz w:val="24"/>
          <w:szCs w:val="24"/>
          <w:lang w:val="en-US"/>
        </w:rPr>
        <w:t>Falman</w:t>
      </w:r>
      <w:proofErr w:type="spellEnd"/>
      <w:r w:rsidRPr="00B260A7">
        <w:rPr>
          <w:rFonts w:ascii="Times New Roman" w:eastAsia="ArialMT" w:hAnsi="Times New Roman" w:cs="Times New Roman"/>
          <w:color w:val="000000" w:themeColor="text1"/>
          <w:sz w:val="24"/>
          <w:szCs w:val="24"/>
          <w:lang w:val="en-US"/>
        </w:rPr>
        <w:t xml:space="preserve">, J.C., </w:t>
      </w:r>
      <w:proofErr w:type="spellStart"/>
      <w:r w:rsidRPr="00B260A7">
        <w:rPr>
          <w:rFonts w:ascii="Times New Roman" w:eastAsia="ArialMT" w:hAnsi="Times New Roman" w:cs="Times New Roman"/>
          <w:color w:val="000000" w:themeColor="text1"/>
          <w:sz w:val="24"/>
          <w:szCs w:val="24"/>
          <w:lang w:val="en-US"/>
        </w:rPr>
        <w:t>Fagnant-Sperati</w:t>
      </w:r>
      <w:proofErr w:type="spellEnd"/>
      <w:r w:rsidRPr="00B260A7">
        <w:rPr>
          <w:rFonts w:ascii="Times New Roman" w:eastAsia="ArialMT" w:hAnsi="Times New Roman" w:cs="Times New Roman"/>
          <w:color w:val="000000" w:themeColor="text1"/>
          <w:sz w:val="24"/>
          <w:szCs w:val="24"/>
          <w:lang w:val="en-US"/>
        </w:rPr>
        <w:t xml:space="preserve">, C.S., </w:t>
      </w:r>
      <w:proofErr w:type="spellStart"/>
      <w:r w:rsidRPr="00B260A7">
        <w:rPr>
          <w:rFonts w:ascii="Times New Roman" w:eastAsia="ArialMT" w:hAnsi="Times New Roman" w:cs="Times New Roman"/>
          <w:color w:val="000000" w:themeColor="text1"/>
          <w:sz w:val="24"/>
          <w:szCs w:val="24"/>
          <w:lang w:val="en-US"/>
        </w:rPr>
        <w:t>Kossik</w:t>
      </w:r>
      <w:proofErr w:type="spellEnd"/>
      <w:r w:rsidRPr="00B260A7">
        <w:rPr>
          <w:rFonts w:ascii="Times New Roman" w:eastAsia="ArialMT" w:hAnsi="Times New Roman" w:cs="Times New Roman"/>
          <w:color w:val="000000" w:themeColor="text1"/>
          <w:sz w:val="24"/>
          <w:szCs w:val="24"/>
          <w:lang w:val="en-US"/>
        </w:rPr>
        <w:t>, A.L. Boyle, D.S. &amp;</w:t>
      </w:r>
      <w:proofErr w:type="spellStart"/>
      <w:r w:rsidRPr="00B260A7">
        <w:rPr>
          <w:rFonts w:ascii="Times New Roman" w:eastAsia="ArialMT" w:hAnsi="Times New Roman" w:cs="Times New Roman"/>
          <w:color w:val="000000" w:themeColor="text1"/>
          <w:sz w:val="24"/>
          <w:szCs w:val="24"/>
          <w:lang w:val="en-US"/>
        </w:rPr>
        <w:t>Meschke</w:t>
      </w:r>
      <w:proofErr w:type="spellEnd"/>
      <w:r w:rsidRPr="00B260A7">
        <w:rPr>
          <w:rFonts w:ascii="Times New Roman" w:eastAsia="ArialMT" w:hAnsi="Times New Roman" w:cs="Times New Roman"/>
          <w:color w:val="000000" w:themeColor="text1"/>
          <w:sz w:val="24"/>
          <w:szCs w:val="24"/>
          <w:lang w:val="en-US"/>
        </w:rPr>
        <w:t>, J.S., 2019. Evaluation of Secondary Concentration Methods for Poliovirus Detection in Wastewater. Food and Environmental Virology.11:20-31. https://doi.org/10.1007/s12560-018-09364-y</w:t>
      </w:r>
    </w:p>
    <w:p w14:paraId="73515D5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17. Farkas, K., Cooper, D.M., McDonald, J.E., Malham, S.K., Rougemont, A. &amp; Jones, D.L., 2018. Seasonal and spatial dynamics of enteric viruses in wastewater and in riverine and estuarine receiving waters. Science of the Total Environment. 634: 1174-1183.</w:t>
      </w:r>
    </w:p>
    <w:p w14:paraId="1375DED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18. Farkas, K., Mannion, F., Hillary, L.S., Malham, S.K., &amp; Walker, D.I., 2020a. Emerging technologies for the rapid detection of enteric viruses in the aquatic environment. Current Opinion in Environmental Science &amp; Health. 16:1-6.</w:t>
      </w:r>
    </w:p>
    <w:p w14:paraId="2BF2C60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19. Farkas, K., Hillary, L.S., Malham, S.K., McDonald, J.E., &amp; Jones, D.L., 2020b. Wastewater and public health: the potential of wastewater surveillance for monitoring COVID-19. Current Opinion in Environmental Science &amp; Health. DOI: https://doi.org/10.1016/j.coesh.2020.06.001</w:t>
      </w:r>
    </w:p>
    <w:p w14:paraId="1BA3F84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20. </w:t>
      </w:r>
      <w:proofErr w:type="spellStart"/>
      <w:r w:rsidRPr="00B260A7">
        <w:rPr>
          <w:rFonts w:ascii="Times New Roman" w:eastAsia="ArialMT" w:hAnsi="Times New Roman" w:cs="Times New Roman"/>
          <w:color w:val="000000" w:themeColor="text1"/>
          <w:sz w:val="24"/>
          <w:szCs w:val="24"/>
          <w:lang w:val="en-US"/>
        </w:rPr>
        <w:t>Fumian</w:t>
      </w:r>
      <w:proofErr w:type="spellEnd"/>
      <w:r w:rsidRPr="00B260A7">
        <w:rPr>
          <w:rFonts w:ascii="Times New Roman" w:eastAsia="ArialMT" w:hAnsi="Times New Roman" w:cs="Times New Roman"/>
          <w:color w:val="000000" w:themeColor="text1"/>
          <w:sz w:val="24"/>
          <w:szCs w:val="24"/>
          <w:lang w:val="en-US"/>
        </w:rPr>
        <w:t xml:space="preserve">, T.M., </w:t>
      </w:r>
      <w:proofErr w:type="spellStart"/>
      <w:r w:rsidRPr="00B260A7">
        <w:rPr>
          <w:rFonts w:ascii="Times New Roman" w:eastAsia="ArialMT" w:hAnsi="Times New Roman" w:cs="Times New Roman"/>
          <w:color w:val="000000" w:themeColor="text1"/>
          <w:sz w:val="24"/>
          <w:szCs w:val="24"/>
          <w:lang w:val="en-US"/>
        </w:rPr>
        <w:t>Leite</w:t>
      </w:r>
      <w:proofErr w:type="spellEnd"/>
      <w:r w:rsidRPr="00B260A7">
        <w:rPr>
          <w:rFonts w:ascii="Times New Roman" w:eastAsia="ArialMT" w:hAnsi="Times New Roman" w:cs="Times New Roman"/>
          <w:color w:val="000000" w:themeColor="text1"/>
          <w:sz w:val="24"/>
          <w:szCs w:val="24"/>
          <w:lang w:val="en-US"/>
        </w:rPr>
        <w:t>, J.P., Castello, A.A., Gaggero, A., Caillou, M.S. &amp;</w:t>
      </w:r>
      <w:proofErr w:type="spellStart"/>
      <w:r w:rsidRPr="00B260A7">
        <w:rPr>
          <w:rFonts w:ascii="Times New Roman" w:eastAsia="ArialMT" w:hAnsi="Times New Roman" w:cs="Times New Roman"/>
          <w:color w:val="000000" w:themeColor="text1"/>
          <w:sz w:val="24"/>
          <w:szCs w:val="24"/>
          <w:lang w:val="en-US"/>
        </w:rPr>
        <w:t>Miagostovich</w:t>
      </w:r>
      <w:proofErr w:type="spellEnd"/>
      <w:r w:rsidRPr="00B260A7">
        <w:rPr>
          <w:rFonts w:ascii="Times New Roman" w:eastAsia="ArialMT" w:hAnsi="Times New Roman" w:cs="Times New Roman"/>
          <w:color w:val="000000" w:themeColor="text1"/>
          <w:sz w:val="24"/>
          <w:szCs w:val="24"/>
          <w:lang w:val="en-US"/>
        </w:rPr>
        <w:t>, M.P., 2010.Detection of rotavirus A in sewage samples using multiplex qPCR and an evaluation of the</w:t>
      </w:r>
    </w:p>
    <w:p w14:paraId="7C78675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ultracentrifugation and adsorption-elution methods for virus concentration. Journal of Virological Methods. 170(1-2): 42-46.</w:t>
      </w:r>
    </w:p>
    <w:p w14:paraId="3220C97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21. </w:t>
      </w:r>
      <w:proofErr w:type="spellStart"/>
      <w:r w:rsidRPr="00B260A7">
        <w:rPr>
          <w:rFonts w:ascii="Times New Roman" w:eastAsia="ArialMT" w:hAnsi="Times New Roman" w:cs="Times New Roman"/>
          <w:color w:val="000000" w:themeColor="text1"/>
          <w:sz w:val="24"/>
          <w:szCs w:val="24"/>
          <w:lang w:val="en-US"/>
        </w:rPr>
        <w:t>Gorbalenya</w:t>
      </w:r>
      <w:proofErr w:type="spellEnd"/>
      <w:r w:rsidRPr="00B260A7">
        <w:rPr>
          <w:rFonts w:ascii="Times New Roman" w:eastAsia="ArialMT" w:hAnsi="Times New Roman" w:cs="Times New Roman"/>
          <w:color w:val="000000" w:themeColor="text1"/>
          <w:sz w:val="24"/>
          <w:szCs w:val="24"/>
          <w:lang w:val="en-US"/>
        </w:rPr>
        <w:t xml:space="preserve">, A.E., Baker, S.C. &amp; Baric, R.S., 2020. The species Severe acute respiratory </w:t>
      </w:r>
      <w:proofErr w:type="spellStart"/>
      <w:r w:rsidRPr="00B260A7">
        <w:rPr>
          <w:rFonts w:ascii="Times New Roman" w:eastAsia="ArialMT" w:hAnsi="Times New Roman" w:cs="Times New Roman"/>
          <w:color w:val="000000" w:themeColor="text1"/>
          <w:sz w:val="24"/>
          <w:szCs w:val="24"/>
          <w:lang w:val="en-US"/>
        </w:rPr>
        <w:t>syndromerelatedcoronavirus</w:t>
      </w:r>
      <w:proofErr w:type="spellEnd"/>
      <w:r w:rsidRPr="00B260A7">
        <w:rPr>
          <w:rFonts w:ascii="Times New Roman" w:eastAsia="ArialMT" w:hAnsi="Times New Roman" w:cs="Times New Roman"/>
          <w:color w:val="000000" w:themeColor="text1"/>
          <w:sz w:val="24"/>
          <w:szCs w:val="24"/>
          <w:lang w:val="en-US"/>
        </w:rPr>
        <w:t>: classifying 2019-nCoV and naming it SARS-CoV-2. Nature Microbiology. 5: 536-544.</w:t>
      </w:r>
    </w:p>
    <w:p w14:paraId="2EDD02A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22. </w:t>
      </w:r>
      <w:proofErr w:type="spellStart"/>
      <w:r w:rsidRPr="00B260A7">
        <w:rPr>
          <w:rFonts w:ascii="Times New Roman" w:eastAsia="ArialMT" w:hAnsi="Times New Roman" w:cs="Times New Roman"/>
          <w:color w:val="000000" w:themeColor="text1"/>
          <w:sz w:val="24"/>
          <w:szCs w:val="24"/>
          <w:lang w:val="en-US"/>
        </w:rPr>
        <w:t>Gostin</w:t>
      </w:r>
      <w:proofErr w:type="spellEnd"/>
      <w:r w:rsidRPr="00B260A7">
        <w:rPr>
          <w:rFonts w:ascii="Times New Roman" w:eastAsia="ArialMT" w:hAnsi="Times New Roman" w:cs="Times New Roman"/>
          <w:color w:val="000000" w:themeColor="text1"/>
          <w:sz w:val="24"/>
          <w:szCs w:val="24"/>
          <w:lang w:val="en-US"/>
        </w:rPr>
        <w:t>, L.O., Friedman, E.A., Wetter, S.A., 2020. Responding to COVID-19: How to 327 Navigate a Public Health Emergency Legally and Ethically. Hastings Center Report. 50:8-12. DOI:10.1002/hast.1090</w:t>
      </w:r>
    </w:p>
    <w:p w14:paraId="6FBB1A7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23. </w:t>
      </w:r>
      <w:proofErr w:type="spellStart"/>
      <w:r w:rsidRPr="00B260A7">
        <w:rPr>
          <w:rFonts w:ascii="Times New Roman" w:eastAsia="ArialMT" w:hAnsi="Times New Roman" w:cs="Times New Roman"/>
          <w:color w:val="000000" w:themeColor="text1"/>
          <w:sz w:val="24"/>
          <w:szCs w:val="24"/>
          <w:lang w:val="en-US"/>
        </w:rPr>
        <w:t>Gudbjartsson</w:t>
      </w:r>
      <w:proofErr w:type="spellEnd"/>
      <w:r w:rsidRPr="00B260A7">
        <w:rPr>
          <w:rFonts w:ascii="Times New Roman" w:eastAsia="ArialMT" w:hAnsi="Times New Roman" w:cs="Times New Roman"/>
          <w:color w:val="000000" w:themeColor="text1"/>
          <w:sz w:val="24"/>
          <w:szCs w:val="24"/>
          <w:lang w:val="en-US"/>
        </w:rPr>
        <w:t xml:space="preserve"> DF, </w:t>
      </w:r>
      <w:proofErr w:type="spellStart"/>
      <w:r w:rsidRPr="00B260A7">
        <w:rPr>
          <w:rFonts w:ascii="Times New Roman" w:eastAsia="ArialMT" w:hAnsi="Times New Roman" w:cs="Times New Roman"/>
          <w:color w:val="000000" w:themeColor="text1"/>
          <w:sz w:val="24"/>
          <w:szCs w:val="24"/>
          <w:lang w:val="en-US"/>
        </w:rPr>
        <w:t>Helgason</w:t>
      </w:r>
      <w:proofErr w:type="spellEnd"/>
      <w:r w:rsidRPr="00B260A7">
        <w:rPr>
          <w:rFonts w:ascii="Times New Roman" w:eastAsia="ArialMT" w:hAnsi="Times New Roman" w:cs="Times New Roman"/>
          <w:color w:val="000000" w:themeColor="text1"/>
          <w:sz w:val="24"/>
          <w:szCs w:val="24"/>
          <w:lang w:val="en-US"/>
        </w:rPr>
        <w:t xml:space="preserve"> A, Jonsson H, Magnusson OT, </w:t>
      </w:r>
      <w:proofErr w:type="spellStart"/>
      <w:r w:rsidRPr="00B260A7">
        <w:rPr>
          <w:rFonts w:ascii="Times New Roman" w:eastAsia="ArialMT" w:hAnsi="Times New Roman" w:cs="Times New Roman"/>
          <w:color w:val="000000" w:themeColor="text1"/>
          <w:sz w:val="24"/>
          <w:szCs w:val="24"/>
          <w:lang w:val="en-US"/>
        </w:rPr>
        <w:t>Melste</w:t>
      </w:r>
      <w:proofErr w:type="spellEnd"/>
      <w:r w:rsidRPr="00B260A7">
        <w:rPr>
          <w:rFonts w:ascii="Times New Roman" w:eastAsia="ArialMT" w:hAnsi="Times New Roman" w:cs="Times New Roman"/>
          <w:color w:val="000000" w:themeColor="text1"/>
          <w:sz w:val="24"/>
          <w:szCs w:val="24"/>
          <w:lang w:val="en-US"/>
        </w:rPr>
        <w:t xml:space="preserve"> d P, </w:t>
      </w:r>
      <w:proofErr w:type="spellStart"/>
      <w:r w:rsidRPr="00B260A7">
        <w:rPr>
          <w:rFonts w:ascii="Times New Roman" w:eastAsia="ArialMT" w:hAnsi="Times New Roman" w:cs="Times New Roman"/>
          <w:color w:val="000000" w:themeColor="text1"/>
          <w:sz w:val="24"/>
          <w:szCs w:val="24"/>
          <w:lang w:val="en-US"/>
        </w:rPr>
        <w:t>Norddahl</w:t>
      </w:r>
      <w:proofErr w:type="spellEnd"/>
      <w:r w:rsidRPr="00B260A7">
        <w:rPr>
          <w:rFonts w:ascii="Times New Roman" w:eastAsia="ArialMT" w:hAnsi="Times New Roman" w:cs="Times New Roman"/>
          <w:color w:val="000000" w:themeColor="text1"/>
          <w:sz w:val="24"/>
          <w:szCs w:val="24"/>
          <w:lang w:val="en-US"/>
        </w:rPr>
        <w:t xml:space="preserve"> GL., 2020. Spread of SARS-CoV-2 in the Icelandic Population. New England Journal of Medicine. 382(24):2302-2315. DOI:10.1056/NEJMoa2006100</w:t>
      </w:r>
    </w:p>
    <w:p w14:paraId="77F2BBE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24. Gundy, P.M., Gerba, C.P. &amp;</w:t>
      </w:r>
      <w:proofErr w:type="spellStart"/>
      <w:r w:rsidRPr="00B260A7">
        <w:rPr>
          <w:rFonts w:ascii="Times New Roman" w:eastAsia="ArialMT" w:hAnsi="Times New Roman" w:cs="Times New Roman"/>
          <w:color w:val="000000" w:themeColor="text1"/>
          <w:sz w:val="24"/>
          <w:szCs w:val="24"/>
          <w:lang w:val="en-US"/>
        </w:rPr>
        <w:t>Pepepr</w:t>
      </w:r>
      <w:proofErr w:type="spellEnd"/>
      <w:r w:rsidRPr="00B260A7">
        <w:rPr>
          <w:rFonts w:ascii="Times New Roman" w:eastAsia="ArialMT" w:hAnsi="Times New Roman" w:cs="Times New Roman"/>
          <w:color w:val="000000" w:themeColor="text1"/>
          <w:sz w:val="24"/>
          <w:szCs w:val="24"/>
          <w:lang w:val="en-US"/>
        </w:rPr>
        <w:t xml:space="preserve">, I. L., 2009. Survival of coronaviruses in water </w:t>
      </w:r>
      <w:proofErr w:type="spellStart"/>
      <w:proofErr w:type="gramStart"/>
      <w:r w:rsidRPr="00B260A7">
        <w:rPr>
          <w:rFonts w:ascii="Times New Roman" w:eastAsia="ArialMT" w:hAnsi="Times New Roman" w:cs="Times New Roman"/>
          <w:color w:val="000000" w:themeColor="text1"/>
          <w:sz w:val="24"/>
          <w:szCs w:val="24"/>
          <w:lang w:val="en-US"/>
        </w:rPr>
        <w:t>andwastewater.Food</w:t>
      </w:r>
      <w:proofErr w:type="spellEnd"/>
      <w:proofErr w:type="gramEnd"/>
      <w:r w:rsidRPr="00B260A7">
        <w:rPr>
          <w:rFonts w:ascii="Times New Roman" w:eastAsia="ArialMT" w:hAnsi="Times New Roman" w:cs="Times New Roman"/>
          <w:color w:val="000000" w:themeColor="text1"/>
          <w:sz w:val="24"/>
          <w:szCs w:val="24"/>
          <w:lang w:val="en-US"/>
        </w:rPr>
        <w:t xml:space="preserve"> and Environmental Virology 1(1): 10-14.</w:t>
      </w:r>
    </w:p>
    <w:p w14:paraId="361FEFE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25. Guerrero-</w:t>
      </w:r>
      <w:proofErr w:type="spellStart"/>
      <w:r w:rsidRPr="00B260A7">
        <w:rPr>
          <w:rFonts w:ascii="Times New Roman" w:eastAsia="ArialMT" w:hAnsi="Times New Roman" w:cs="Times New Roman"/>
          <w:color w:val="000000" w:themeColor="text1"/>
          <w:sz w:val="24"/>
          <w:szCs w:val="24"/>
          <w:lang w:val="en-US"/>
        </w:rPr>
        <w:t>Latorre</w:t>
      </w:r>
      <w:proofErr w:type="spellEnd"/>
      <w:r w:rsidRPr="00B260A7">
        <w:rPr>
          <w:rFonts w:ascii="Times New Roman" w:eastAsia="ArialMT" w:hAnsi="Times New Roman" w:cs="Times New Roman"/>
          <w:color w:val="000000" w:themeColor="text1"/>
          <w:sz w:val="24"/>
          <w:szCs w:val="24"/>
          <w:lang w:val="en-US"/>
        </w:rPr>
        <w:t xml:space="preserve">, L., Ballesteros, I., </w:t>
      </w:r>
      <w:proofErr w:type="spellStart"/>
      <w:r w:rsidRPr="00B260A7">
        <w:rPr>
          <w:rFonts w:ascii="Times New Roman" w:eastAsia="ArialMT" w:hAnsi="Times New Roman" w:cs="Times New Roman"/>
          <w:color w:val="000000" w:themeColor="text1"/>
          <w:sz w:val="24"/>
          <w:szCs w:val="24"/>
          <w:lang w:val="en-US"/>
        </w:rPr>
        <w:t>Villacres-Granda</w:t>
      </w:r>
      <w:proofErr w:type="spellEnd"/>
      <w:r w:rsidRPr="00B260A7">
        <w:rPr>
          <w:rFonts w:ascii="Times New Roman" w:eastAsia="ArialMT" w:hAnsi="Times New Roman" w:cs="Times New Roman"/>
          <w:color w:val="000000" w:themeColor="text1"/>
          <w:sz w:val="24"/>
          <w:szCs w:val="24"/>
          <w:lang w:val="en-US"/>
        </w:rPr>
        <w:t xml:space="preserve">, I., </w:t>
      </w:r>
      <w:proofErr w:type="spellStart"/>
      <w:r w:rsidRPr="00B260A7">
        <w:rPr>
          <w:rFonts w:ascii="Times New Roman" w:eastAsia="ArialMT" w:hAnsi="Times New Roman" w:cs="Times New Roman"/>
          <w:color w:val="000000" w:themeColor="text1"/>
          <w:sz w:val="24"/>
          <w:szCs w:val="24"/>
          <w:lang w:val="en-US"/>
        </w:rPr>
        <w:t>Granda</w:t>
      </w:r>
      <w:proofErr w:type="spellEnd"/>
      <w:r w:rsidRPr="00B260A7">
        <w:rPr>
          <w:rFonts w:ascii="Times New Roman" w:eastAsia="ArialMT" w:hAnsi="Times New Roman" w:cs="Times New Roman"/>
          <w:color w:val="000000" w:themeColor="text1"/>
          <w:sz w:val="24"/>
          <w:szCs w:val="24"/>
          <w:lang w:val="en-US"/>
        </w:rPr>
        <w:t>, M.G., Freire-</w:t>
      </w:r>
      <w:proofErr w:type="spellStart"/>
      <w:r w:rsidRPr="00B260A7">
        <w:rPr>
          <w:rFonts w:ascii="Times New Roman" w:eastAsia="ArialMT" w:hAnsi="Times New Roman" w:cs="Times New Roman"/>
          <w:color w:val="000000" w:themeColor="text1"/>
          <w:sz w:val="24"/>
          <w:szCs w:val="24"/>
          <w:lang w:val="en-US"/>
        </w:rPr>
        <w:t>Paspuel</w:t>
      </w:r>
      <w:proofErr w:type="spellEnd"/>
      <w:r w:rsidRPr="00B260A7">
        <w:rPr>
          <w:rFonts w:ascii="Times New Roman" w:eastAsia="ArialMT" w:hAnsi="Times New Roman" w:cs="Times New Roman"/>
          <w:color w:val="000000" w:themeColor="text1"/>
          <w:sz w:val="24"/>
          <w:szCs w:val="24"/>
          <w:lang w:val="en-US"/>
        </w:rPr>
        <w:t>, B. &amp; Rios-</w:t>
      </w:r>
      <w:proofErr w:type="spellStart"/>
      <w:r w:rsidRPr="00B260A7">
        <w:rPr>
          <w:rFonts w:ascii="Times New Roman" w:eastAsia="ArialMT" w:hAnsi="Times New Roman" w:cs="Times New Roman"/>
          <w:color w:val="000000" w:themeColor="text1"/>
          <w:sz w:val="24"/>
          <w:szCs w:val="24"/>
          <w:lang w:val="en-US"/>
        </w:rPr>
        <w:t>Toum</w:t>
      </w:r>
      <w:proofErr w:type="spellEnd"/>
      <w:r w:rsidRPr="00B260A7">
        <w:rPr>
          <w:rFonts w:ascii="Times New Roman" w:eastAsia="ArialMT" w:hAnsi="Times New Roman" w:cs="Times New Roman"/>
          <w:color w:val="000000" w:themeColor="text1"/>
          <w:sz w:val="24"/>
          <w:szCs w:val="24"/>
          <w:lang w:val="en-US"/>
        </w:rPr>
        <w:t xml:space="preserve">, B., 2020. SARS-CoV-2 in river water: Implications in low sanitation countries. Science of </w:t>
      </w:r>
      <w:proofErr w:type="spellStart"/>
      <w:r w:rsidRPr="00B260A7">
        <w:rPr>
          <w:rFonts w:ascii="Times New Roman" w:eastAsia="ArialMT" w:hAnsi="Times New Roman" w:cs="Times New Roman"/>
          <w:color w:val="000000" w:themeColor="text1"/>
          <w:sz w:val="24"/>
          <w:szCs w:val="24"/>
          <w:lang w:val="en-US"/>
        </w:rPr>
        <w:t>theTotal</w:t>
      </w:r>
      <w:proofErr w:type="spellEnd"/>
      <w:r w:rsidRPr="00B260A7">
        <w:rPr>
          <w:rFonts w:ascii="Times New Roman" w:eastAsia="ArialMT" w:hAnsi="Times New Roman" w:cs="Times New Roman"/>
          <w:color w:val="000000" w:themeColor="text1"/>
          <w:sz w:val="24"/>
          <w:szCs w:val="24"/>
          <w:lang w:val="en-US"/>
        </w:rPr>
        <w:t xml:space="preserve"> Environment. 743: 140832.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://doi.org/10.1016/j.scitotenv.2020.140832</w:t>
      </w:r>
      <w:proofErr w:type="gramEnd"/>
    </w:p>
    <w:p w14:paraId="0242459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26. </w:t>
      </w:r>
      <w:proofErr w:type="spellStart"/>
      <w:r w:rsidRPr="00B260A7">
        <w:rPr>
          <w:rFonts w:ascii="Times New Roman" w:eastAsia="ArialMT" w:hAnsi="Times New Roman" w:cs="Times New Roman"/>
          <w:color w:val="000000" w:themeColor="text1"/>
          <w:sz w:val="24"/>
          <w:szCs w:val="24"/>
          <w:lang w:val="en-US"/>
        </w:rPr>
        <w:t>Gyawali</w:t>
      </w:r>
      <w:proofErr w:type="spellEnd"/>
      <w:r w:rsidRPr="00B260A7">
        <w:rPr>
          <w:rFonts w:ascii="Times New Roman" w:eastAsia="ArialMT" w:hAnsi="Times New Roman" w:cs="Times New Roman"/>
          <w:color w:val="000000" w:themeColor="text1"/>
          <w:sz w:val="24"/>
          <w:szCs w:val="24"/>
          <w:lang w:val="en-US"/>
        </w:rPr>
        <w:t xml:space="preserve">, P., Croucher, D., Ahmed, W., </w:t>
      </w:r>
      <w:proofErr w:type="spellStart"/>
      <w:r w:rsidRPr="00B260A7">
        <w:rPr>
          <w:rFonts w:ascii="Times New Roman" w:eastAsia="ArialMT" w:hAnsi="Times New Roman" w:cs="Times New Roman"/>
          <w:color w:val="000000" w:themeColor="text1"/>
          <w:sz w:val="24"/>
          <w:szCs w:val="24"/>
          <w:lang w:val="en-US"/>
        </w:rPr>
        <w:t>Devane</w:t>
      </w:r>
      <w:proofErr w:type="spellEnd"/>
      <w:r w:rsidRPr="00B260A7">
        <w:rPr>
          <w:rFonts w:ascii="Times New Roman" w:eastAsia="ArialMT" w:hAnsi="Times New Roman" w:cs="Times New Roman"/>
          <w:color w:val="000000" w:themeColor="text1"/>
          <w:sz w:val="24"/>
          <w:szCs w:val="24"/>
          <w:lang w:val="en-US"/>
        </w:rPr>
        <w:t xml:space="preserve">, M. &amp; Hewitt, J., 2019. Evaluation of pepper mild mottle virus as an indicator of human </w:t>
      </w:r>
      <w:proofErr w:type="spellStart"/>
      <w:r w:rsidRPr="00B260A7">
        <w:rPr>
          <w:rFonts w:ascii="Times New Roman" w:eastAsia="ArialMT" w:hAnsi="Times New Roman" w:cs="Times New Roman"/>
          <w:color w:val="000000" w:themeColor="text1"/>
          <w:sz w:val="24"/>
          <w:szCs w:val="24"/>
          <w:lang w:val="en-US"/>
        </w:rPr>
        <w:t>faecal</w:t>
      </w:r>
      <w:proofErr w:type="spellEnd"/>
      <w:r w:rsidRPr="00B260A7">
        <w:rPr>
          <w:rFonts w:ascii="Times New Roman" w:eastAsia="ArialMT" w:hAnsi="Times New Roman" w:cs="Times New Roman"/>
          <w:color w:val="000000" w:themeColor="text1"/>
          <w:sz w:val="24"/>
          <w:szCs w:val="24"/>
          <w:lang w:val="en-US"/>
        </w:rPr>
        <w:t xml:space="preserve"> pollution in shellfish and growing waters. Water Research. 154:370-376.</w:t>
      </w:r>
    </w:p>
    <w:p w14:paraId="437348F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27. </w:t>
      </w:r>
      <w:proofErr w:type="spellStart"/>
      <w:r w:rsidRPr="00B260A7">
        <w:rPr>
          <w:rFonts w:ascii="Times New Roman" w:eastAsia="ArialMT" w:hAnsi="Times New Roman" w:cs="Times New Roman"/>
          <w:color w:val="000000" w:themeColor="text1"/>
          <w:sz w:val="24"/>
          <w:szCs w:val="24"/>
          <w:lang w:val="en-US"/>
        </w:rPr>
        <w:t>Haramoto</w:t>
      </w:r>
      <w:proofErr w:type="spellEnd"/>
      <w:r w:rsidRPr="00B260A7">
        <w:rPr>
          <w:rFonts w:ascii="Times New Roman" w:eastAsia="ArialMT" w:hAnsi="Times New Roman" w:cs="Times New Roman"/>
          <w:color w:val="000000" w:themeColor="text1"/>
          <w:sz w:val="24"/>
          <w:szCs w:val="24"/>
          <w:lang w:val="en-US"/>
        </w:rPr>
        <w:t xml:space="preserve">, E., </w:t>
      </w:r>
      <w:proofErr w:type="spellStart"/>
      <w:r w:rsidRPr="00B260A7">
        <w:rPr>
          <w:rFonts w:ascii="Times New Roman" w:eastAsia="ArialMT" w:hAnsi="Times New Roman" w:cs="Times New Roman"/>
          <w:color w:val="000000" w:themeColor="text1"/>
          <w:sz w:val="24"/>
          <w:szCs w:val="24"/>
          <w:lang w:val="en-US"/>
        </w:rPr>
        <w:t>Malla</w:t>
      </w:r>
      <w:proofErr w:type="spellEnd"/>
      <w:r w:rsidRPr="00B260A7">
        <w:rPr>
          <w:rFonts w:ascii="Times New Roman" w:eastAsia="ArialMT" w:hAnsi="Times New Roman" w:cs="Times New Roman"/>
          <w:color w:val="000000" w:themeColor="text1"/>
          <w:sz w:val="24"/>
          <w:szCs w:val="24"/>
          <w:lang w:val="en-US"/>
        </w:rPr>
        <w:t xml:space="preserve">, B., </w:t>
      </w:r>
      <w:proofErr w:type="spellStart"/>
      <w:r w:rsidRPr="00B260A7">
        <w:rPr>
          <w:rFonts w:ascii="Times New Roman" w:eastAsia="ArialMT" w:hAnsi="Times New Roman" w:cs="Times New Roman"/>
          <w:color w:val="000000" w:themeColor="text1"/>
          <w:sz w:val="24"/>
          <w:szCs w:val="24"/>
          <w:lang w:val="en-US"/>
        </w:rPr>
        <w:t>Thakali</w:t>
      </w:r>
      <w:proofErr w:type="spellEnd"/>
      <w:r w:rsidRPr="00B260A7">
        <w:rPr>
          <w:rFonts w:ascii="Times New Roman" w:eastAsia="ArialMT" w:hAnsi="Times New Roman" w:cs="Times New Roman"/>
          <w:color w:val="000000" w:themeColor="text1"/>
          <w:sz w:val="24"/>
          <w:szCs w:val="24"/>
          <w:lang w:val="en-US"/>
        </w:rPr>
        <w:t xml:space="preserve">, O. &amp; Kitajima, M., 2020. First environmental surveillance for the presence of SARS-CoV-2 RNA in wastewater and river water in Japan.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w:t>
      </w:r>
      <w:proofErr w:type="spellStart"/>
      <w:r w:rsidRPr="00B260A7">
        <w:rPr>
          <w:rFonts w:ascii="Times New Roman" w:eastAsia="ArialMT" w:hAnsi="Times New Roman" w:cs="Times New Roman"/>
          <w:color w:val="000000" w:themeColor="text1"/>
          <w:sz w:val="24"/>
          <w:szCs w:val="24"/>
          <w:lang w:val="en-US"/>
        </w:rPr>
        <w:t>DOI:</w:t>
      </w:r>
      <w:hyperlink r:id="rId51" w:history="1">
        <w:r w:rsidRPr="00B260A7">
          <w:rPr>
            <w:rStyle w:val="Hyperlink"/>
            <w:rFonts w:ascii="Times New Roman" w:eastAsia="ArialMT" w:hAnsi="Times New Roman" w:cs="Times New Roman"/>
            <w:color w:val="000000" w:themeColor="text1"/>
            <w:sz w:val="24"/>
            <w:szCs w:val="24"/>
            <w:lang w:val="en-US"/>
          </w:rPr>
          <w:t>https</w:t>
        </w:r>
        <w:proofErr w:type="spellEnd"/>
        <w:r w:rsidRPr="00B260A7">
          <w:rPr>
            <w:rStyle w:val="Hyperlink"/>
            <w:rFonts w:ascii="Times New Roman" w:eastAsia="ArialMT" w:hAnsi="Times New Roman" w:cs="Times New Roman"/>
            <w:color w:val="000000" w:themeColor="text1"/>
            <w:sz w:val="24"/>
            <w:szCs w:val="24"/>
            <w:lang w:val="en-US"/>
          </w:rPr>
          <w:t>://doi.org/10.1101/2020.06.04.20122747</w:t>
        </w:r>
      </w:hyperlink>
    </w:p>
    <w:p w14:paraId="38C38A5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28. </w:t>
      </w:r>
      <w:proofErr w:type="spellStart"/>
      <w:r w:rsidRPr="00B260A7">
        <w:rPr>
          <w:rFonts w:ascii="Times New Roman" w:eastAsia="ArialMT" w:hAnsi="Times New Roman" w:cs="Times New Roman"/>
          <w:color w:val="000000" w:themeColor="text1"/>
          <w:sz w:val="24"/>
          <w:szCs w:val="24"/>
          <w:lang w:val="en-US"/>
        </w:rPr>
        <w:t>Haramoto</w:t>
      </w:r>
      <w:proofErr w:type="spellEnd"/>
      <w:r w:rsidRPr="00B260A7">
        <w:rPr>
          <w:rFonts w:ascii="Times New Roman" w:eastAsia="ArialMT" w:hAnsi="Times New Roman" w:cs="Times New Roman"/>
          <w:color w:val="000000" w:themeColor="text1"/>
          <w:sz w:val="24"/>
          <w:szCs w:val="24"/>
          <w:lang w:val="en-US"/>
        </w:rPr>
        <w:t xml:space="preserve">, E., Kitajima, M., </w:t>
      </w:r>
      <w:proofErr w:type="spellStart"/>
      <w:r w:rsidRPr="00B260A7">
        <w:rPr>
          <w:rFonts w:ascii="Times New Roman" w:eastAsia="ArialMT" w:hAnsi="Times New Roman" w:cs="Times New Roman"/>
          <w:color w:val="000000" w:themeColor="text1"/>
          <w:sz w:val="24"/>
          <w:szCs w:val="24"/>
          <w:lang w:val="en-US"/>
        </w:rPr>
        <w:t>Hata</w:t>
      </w:r>
      <w:proofErr w:type="spellEnd"/>
      <w:r w:rsidRPr="00B260A7">
        <w:rPr>
          <w:rFonts w:ascii="Times New Roman" w:eastAsia="ArialMT" w:hAnsi="Times New Roman" w:cs="Times New Roman"/>
          <w:color w:val="000000" w:themeColor="text1"/>
          <w:sz w:val="24"/>
          <w:szCs w:val="24"/>
          <w:lang w:val="en-US"/>
        </w:rPr>
        <w:t xml:space="preserve">, A., Torrey, J.R., </w:t>
      </w:r>
      <w:proofErr w:type="spellStart"/>
      <w:r w:rsidRPr="00B260A7">
        <w:rPr>
          <w:rFonts w:ascii="Times New Roman" w:eastAsia="ArialMT" w:hAnsi="Times New Roman" w:cs="Times New Roman"/>
          <w:color w:val="000000" w:themeColor="text1"/>
          <w:sz w:val="24"/>
          <w:szCs w:val="24"/>
          <w:lang w:val="en-US"/>
        </w:rPr>
        <w:t>Masago</w:t>
      </w:r>
      <w:proofErr w:type="spellEnd"/>
      <w:r w:rsidRPr="00B260A7">
        <w:rPr>
          <w:rFonts w:ascii="Times New Roman" w:eastAsia="ArialMT" w:hAnsi="Times New Roman" w:cs="Times New Roman"/>
          <w:color w:val="000000" w:themeColor="text1"/>
          <w:sz w:val="24"/>
          <w:szCs w:val="24"/>
          <w:lang w:val="en-US"/>
        </w:rPr>
        <w:t>, Y., Sano, D.&amp; Katayama, H., 2018. A review on recent progress in the detection methods and prevalence of human enteric viruses in water. Water Research. 135: 168-186.</w:t>
      </w:r>
    </w:p>
    <w:p w14:paraId="409F358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29. </w:t>
      </w:r>
      <w:proofErr w:type="spellStart"/>
      <w:r w:rsidRPr="00B260A7">
        <w:rPr>
          <w:rFonts w:ascii="Times New Roman" w:eastAsia="ArialMT" w:hAnsi="Times New Roman" w:cs="Times New Roman"/>
          <w:color w:val="000000" w:themeColor="text1"/>
          <w:sz w:val="24"/>
          <w:szCs w:val="24"/>
          <w:lang w:val="en-US"/>
        </w:rPr>
        <w:t>Hellmer</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Paxeus</w:t>
      </w:r>
      <w:proofErr w:type="spellEnd"/>
      <w:r w:rsidRPr="00B260A7">
        <w:rPr>
          <w:rFonts w:ascii="Times New Roman" w:eastAsia="ArialMT" w:hAnsi="Times New Roman" w:cs="Times New Roman"/>
          <w:color w:val="000000" w:themeColor="text1"/>
          <w:sz w:val="24"/>
          <w:szCs w:val="24"/>
          <w:lang w:val="en-US"/>
        </w:rPr>
        <w:t xml:space="preserve">, N., </w:t>
      </w:r>
      <w:proofErr w:type="spellStart"/>
      <w:r w:rsidRPr="00B260A7">
        <w:rPr>
          <w:rFonts w:ascii="Times New Roman" w:eastAsia="ArialMT" w:hAnsi="Times New Roman" w:cs="Times New Roman"/>
          <w:color w:val="000000" w:themeColor="text1"/>
          <w:sz w:val="24"/>
          <w:szCs w:val="24"/>
          <w:lang w:val="en-US"/>
        </w:rPr>
        <w:t>Magnius</w:t>
      </w:r>
      <w:proofErr w:type="spellEnd"/>
      <w:r w:rsidRPr="00B260A7">
        <w:rPr>
          <w:rFonts w:ascii="Times New Roman" w:eastAsia="ArialMT" w:hAnsi="Times New Roman" w:cs="Times New Roman"/>
          <w:color w:val="000000" w:themeColor="text1"/>
          <w:sz w:val="24"/>
          <w:szCs w:val="24"/>
          <w:lang w:val="en-US"/>
        </w:rPr>
        <w:t xml:space="preserve">, L., Enache, L., </w:t>
      </w:r>
      <w:proofErr w:type="spellStart"/>
      <w:r w:rsidRPr="00B260A7">
        <w:rPr>
          <w:rFonts w:ascii="Times New Roman" w:eastAsia="ArialMT" w:hAnsi="Times New Roman" w:cs="Times New Roman"/>
          <w:color w:val="000000" w:themeColor="text1"/>
          <w:sz w:val="24"/>
          <w:szCs w:val="24"/>
          <w:lang w:val="en-US"/>
        </w:rPr>
        <w:t>Arnholm</w:t>
      </w:r>
      <w:proofErr w:type="spellEnd"/>
      <w:r w:rsidRPr="00B260A7">
        <w:rPr>
          <w:rFonts w:ascii="Times New Roman" w:eastAsia="ArialMT" w:hAnsi="Times New Roman" w:cs="Times New Roman"/>
          <w:color w:val="000000" w:themeColor="text1"/>
          <w:sz w:val="24"/>
          <w:szCs w:val="24"/>
          <w:lang w:val="en-US"/>
        </w:rPr>
        <w:t>, B., Johansson, A., Bergstrom, T., &amp;</w:t>
      </w:r>
      <w:proofErr w:type="spellStart"/>
      <w:proofErr w:type="gramStart"/>
      <w:r w:rsidRPr="00B260A7">
        <w:rPr>
          <w:rFonts w:ascii="Times New Roman" w:eastAsia="ArialMT" w:hAnsi="Times New Roman" w:cs="Times New Roman"/>
          <w:color w:val="000000" w:themeColor="text1"/>
          <w:sz w:val="24"/>
          <w:szCs w:val="24"/>
          <w:lang w:val="en-US"/>
        </w:rPr>
        <w:t>Norder,H</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2014. Detection of pathogenic viruses in sewage provided early warnings of Hepatitis A and Norovirus outbreaks. Applied and Environmental Microbiology. 80(21):677181. DOI:10.1128/AEM.01981-14</w:t>
      </w:r>
    </w:p>
    <w:p w14:paraId="36D6250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 xml:space="preserve">30. Hendriksen, R.S., Munk, P., </w:t>
      </w:r>
      <w:proofErr w:type="spellStart"/>
      <w:r w:rsidRPr="00B260A7">
        <w:rPr>
          <w:rFonts w:ascii="Times New Roman" w:eastAsia="ArialMT" w:hAnsi="Times New Roman" w:cs="Times New Roman"/>
          <w:color w:val="000000" w:themeColor="text1"/>
          <w:sz w:val="24"/>
          <w:szCs w:val="24"/>
          <w:lang w:val="en-US"/>
        </w:rPr>
        <w:t>Njage</w:t>
      </w:r>
      <w:proofErr w:type="spellEnd"/>
      <w:r w:rsidRPr="00B260A7">
        <w:rPr>
          <w:rFonts w:ascii="Times New Roman" w:eastAsia="ArialMT" w:hAnsi="Times New Roman" w:cs="Times New Roman"/>
          <w:color w:val="000000" w:themeColor="text1"/>
          <w:sz w:val="24"/>
          <w:szCs w:val="24"/>
          <w:lang w:val="en-US"/>
        </w:rPr>
        <w:t xml:space="preserve">, P., van </w:t>
      </w:r>
      <w:proofErr w:type="spellStart"/>
      <w:r w:rsidRPr="00B260A7">
        <w:rPr>
          <w:rFonts w:ascii="Times New Roman" w:eastAsia="ArialMT" w:hAnsi="Times New Roman" w:cs="Times New Roman"/>
          <w:color w:val="000000" w:themeColor="text1"/>
          <w:sz w:val="24"/>
          <w:szCs w:val="24"/>
          <w:lang w:val="en-US"/>
        </w:rPr>
        <w:t>Bunnik</w:t>
      </w:r>
      <w:proofErr w:type="spellEnd"/>
      <w:r w:rsidRPr="00B260A7">
        <w:rPr>
          <w:rFonts w:ascii="Times New Roman" w:eastAsia="ArialMT" w:hAnsi="Times New Roman" w:cs="Times New Roman"/>
          <w:color w:val="000000" w:themeColor="text1"/>
          <w:sz w:val="24"/>
          <w:szCs w:val="24"/>
          <w:lang w:val="en-US"/>
        </w:rPr>
        <w:t xml:space="preserve">, B., McNally, L., </w:t>
      </w:r>
      <w:proofErr w:type="spellStart"/>
      <w:r w:rsidRPr="00B260A7">
        <w:rPr>
          <w:rFonts w:ascii="Times New Roman" w:eastAsia="ArialMT" w:hAnsi="Times New Roman" w:cs="Times New Roman"/>
          <w:color w:val="000000" w:themeColor="text1"/>
          <w:sz w:val="24"/>
          <w:szCs w:val="24"/>
          <w:lang w:val="en-US"/>
        </w:rPr>
        <w:t>Lukjancenko</w:t>
      </w:r>
      <w:proofErr w:type="spellEnd"/>
      <w:r w:rsidRPr="00B260A7">
        <w:rPr>
          <w:rFonts w:ascii="Times New Roman" w:eastAsia="ArialMT" w:hAnsi="Times New Roman" w:cs="Times New Roman"/>
          <w:color w:val="000000" w:themeColor="text1"/>
          <w:sz w:val="24"/>
          <w:szCs w:val="24"/>
          <w:lang w:val="en-US"/>
        </w:rPr>
        <w:t xml:space="preserve">, O., </w:t>
      </w:r>
      <w:proofErr w:type="spellStart"/>
      <w:r w:rsidRPr="00B260A7">
        <w:rPr>
          <w:rFonts w:ascii="Times New Roman" w:eastAsia="ArialMT" w:hAnsi="Times New Roman" w:cs="Times New Roman"/>
          <w:color w:val="000000" w:themeColor="text1"/>
          <w:sz w:val="24"/>
          <w:szCs w:val="24"/>
          <w:lang w:val="en-US"/>
        </w:rPr>
        <w:t>Roder</w:t>
      </w:r>
      <w:proofErr w:type="spellEnd"/>
      <w:r w:rsidRPr="00B260A7">
        <w:rPr>
          <w:rFonts w:ascii="Times New Roman" w:eastAsia="ArialMT" w:hAnsi="Times New Roman" w:cs="Times New Roman"/>
          <w:color w:val="000000" w:themeColor="text1"/>
          <w:sz w:val="24"/>
          <w:szCs w:val="24"/>
          <w:lang w:val="en-US"/>
        </w:rPr>
        <w:t>, T.,</w:t>
      </w:r>
      <w:proofErr w:type="spellStart"/>
      <w:r w:rsidRPr="00B260A7">
        <w:rPr>
          <w:rFonts w:ascii="Times New Roman" w:eastAsia="ArialMT" w:hAnsi="Times New Roman" w:cs="Times New Roman"/>
          <w:color w:val="000000" w:themeColor="text1"/>
          <w:sz w:val="24"/>
          <w:szCs w:val="24"/>
          <w:lang w:val="en-US"/>
        </w:rPr>
        <w:t>Nieuwenhuijse</w:t>
      </w:r>
      <w:proofErr w:type="spellEnd"/>
      <w:r w:rsidRPr="00B260A7">
        <w:rPr>
          <w:rFonts w:ascii="Times New Roman" w:eastAsia="ArialMT" w:hAnsi="Times New Roman" w:cs="Times New Roman"/>
          <w:color w:val="000000" w:themeColor="text1"/>
          <w:sz w:val="24"/>
          <w:szCs w:val="24"/>
          <w:lang w:val="en-US"/>
        </w:rPr>
        <w:t xml:space="preserve">, D., Pedersen, S.K., </w:t>
      </w:r>
      <w:proofErr w:type="spellStart"/>
      <w:r w:rsidRPr="00B260A7">
        <w:rPr>
          <w:rFonts w:ascii="Times New Roman" w:eastAsia="ArialMT" w:hAnsi="Times New Roman" w:cs="Times New Roman"/>
          <w:color w:val="000000" w:themeColor="text1"/>
          <w:sz w:val="24"/>
          <w:szCs w:val="24"/>
          <w:lang w:val="en-US"/>
        </w:rPr>
        <w:t>Kjeldgaard</w:t>
      </w:r>
      <w:proofErr w:type="spellEnd"/>
      <w:r w:rsidRPr="00B260A7">
        <w:rPr>
          <w:rFonts w:ascii="Times New Roman" w:eastAsia="ArialMT" w:hAnsi="Times New Roman" w:cs="Times New Roman"/>
          <w:color w:val="000000" w:themeColor="text1"/>
          <w:sz w:val="24"/>
          <w:szCs w:val="24"/>
          <w:lang w:val="en-US"/>
        </w:rPr>
        <w:t>, J., Kaas, R.S., Clausen, P.T.L.C., Vogt, J.K.,</w:t>
      </w:r>
      <w:proofErr w:type="spellStart"/>
      <w:r w:rsidRPr="00B260A7">
        <w:rPr>
          <w:rFonts w:ascii="Times New Roman" w:eastAsia="ArialMT" w:hAnsi="Times New Roman" w:cs="Times New Roman"/>
          <w:color w:val="000000" w:themeColor="text1"/>
          <w:sz w:val="24"/>
          <w:szCs w:val="24"/>
          <w:lang w:val="en-US"/>
        </w:rPr>
        <w:t>Leekitcharoenphon</w:t>
      </w:r>
      <w:proofErr w:type="spellEnd"/>
      <w:r w:rsidRPr="00B260A7">
        <w:rPr>
          <w:rFonts w:ascii="Times New Roman" w:eastAsia="ArialMT" w:hAnsi="Times New Roman" w:cs="Times New Roman"/>
          <w:color w:val="000000" w:themeColor="text1"/>
          <w:sz w:val="24"/>
          <w:szCs w:val="24"/>
          <w:lang w:val="en-US"/>
        </w:rPr>
        <w:t xml:space="preserve">, P., van de </w:t>
      </w:r>
      <w:proofErr w:type="spellStart"/>
      <w:r w:rsidRPr="00B260A7">
        <w:rPr>
          <w:rFonts w:ascii="Times New Roman" w:eastAsia="ArialMT" w:hAnsi="Times New Roman" w:cs="Times New Roman"/>
          <w:color w:val="000000" w:themeColor="text1"/>
          <w:sz w:val="24"/>
          <w:szCs w:val="24"/>
          <w:lang w:val="en-US"/>
        </w:rPr>
        <w:t>Schans</w:t>
      </w:r>
      <w:proofErr w:type="spellEnd"/>
      <w:r w:rsidRPr="00B260A7">
        <w:rPr>
          <w:rFonts w:ascii="Times New Roman" w:eastAsia="ArialMT" w:hAnsi="Times New Roman" w:cs="Times New Roman"/>
          <w:color w:val="000000" w:themeColor="text1"/>
          <w:sz w:val="24"/>
          <w:szCs w:val="24"/>
          <w:lang w:val="en-US"/>
        </w:rPr>
        <w:t xml:space="preserve">, M.G.M., </w:t>
      </w:r>
      <w:proofErr w:type="spellStart"/>
      <w:r w:rsidRPr="00B260A7">
        <w:rPr>
          <w:rFonts w:ascii="Times New Roman" w:eastAsia="ArialMT" w:hAnsi="Times New Roman" w:cs="Times New Roman"/>
          <w:color w:val="000000" w:themeColor="text1"/>
          <w:sz w:val="24"/>
          <w:szCs w:val="24"/>
          <w:lang w:val="en-US"/>
        </w:rPr>
        <w:t>Zuidema</w:t>
      </w:r>
      <w:proofErr w:type="spellEnd"/>
      <w:r w:rsidRPr="00B260A7">
        <w:rPr>
          <w:rFonts w:ascii="Times New Roman" w:eastAsia="ArialMT" w:hAnsi="Times New Roman" w:cs="Times New Roman"/>
          <w:color w:val="000000" w:themeColor="text1"/>
          <w:sz w:val="24"/>
          <w:szCs w:val="24"/>
          <w:lang w:val="en-US"/>
        </w:rPr>
        <w:t xml:space="preserve">, T., de </w:t>
      </w:r>
      <w:proofErr w:type="spellStart"/>
      <w:r w:rsidRPr="00B260A7">
        <w:rPr>
          <w:rFonts w:ascii="Times New Roman" w:eastAsia="ArialMT" w:hAnsi="Times New Roman" w:cs="Times New Roman"/>
          <w:color w:val="000000" w:themeColor="text1"/>
          <w:sz w:val="24"/>
          <w:szCs w:val="24"/>
          <w:lang w:val="en-US"/>
        </w:rPr>
        <w:t>RodaHusman</w:t>
      </w:r>
      <w:proofErr w:type="spellEnd"/>
      <w:r w:rsidRPr="00B260A7">
        <w:rPr>
          <w:rFonts w:ascii="Times New Roman" w:eastAsia="ArialMT" w:hAnsi="Times New Roman" w:cs="Times New Roman"/>
          <w:color w:val="000000" w:themeColor="text1"/>
          <w:sz w:val="24"/>
          <w:szCs w:val="24"/>
          <w:lang w:val="en-US"/>
        </w:rPr>
        <w:t xml:space="preserve">, A.M., Rasmussen, </w:t>
      </w:r>
      <w:proofErr w:type="spellStart"/>
      <w:r w:rsidRPr="00B260A7">
        <w:rPr>
          <w:rFonts w:ascii="Times New Roman" w:eastAsia="ArialMT" w:hAnsi="Times New Roman" w:cs="Times New Roman"/>
          <w:color w:val="000000" w:themeColor="text1"/>
          <w:sz w:val="24"/>
          <w:szCs w:val="24"/>
          <w:lang w:val="en-US"/>
        </w:rPr>
        <w:t>S.,Petersen</w:t>
      </w:r>
      <w:proofErr w:type="spellEnd"/>
      <w:r w:rsidRPr="00B260A7">
        <w:rPr>
          <w:rFonts w:ascii="Times New Roman" w:eastAsia="ArialMT" w:hAnsi="Times New Roman" w:cs="Times New Roman"/>
          <w:color w:val="000000" w:themeColor="text1"/>
          <w:sz w:val="24"/>
          <w:szCs w:val="24"/>
          <w:lang w:val="en-US"/>
        </w:rPr>
        <w:t xml:space="preserve">, B. Global Sewage Surveillance project consortium; Amid C., Cochrane, G., </w:t>
      </w:r>
      <w:proofErr w:type="spellStart"/>
      <w:r w:rsidRPr="00B260A7">
        <w:rPr>
          <w:rFonts w:ascii="Times New Roman" w:eastAsia="ArialMT" w:hAnsi="Times New Roman" w:cs="Times New Roman"/>
          <w:color w:val="000000" w:themeColor="text1"/>
          <w:sz w:val="24"/>
          <w:szCs w:val="24"/>
          <w:lang w:val="en-US"/>
        </w:rPr>
        <w:t>Sicheritz-Ponten</w:t>
      </w:r>
      <w:proofErr w:type="spellEnd"/>
      <w:r w:rsidRPr="00B260A7">
        <w:rPr>
          <w:rFonts w:ascii="Times New Roman" w:eastAsia="ArialMT" w:hAnsi="Times New Roman" w:cs="Times New Roman"/>
          <w:color w:val="000000" w:themeColor="text1"/>
          <w:sz w:val="24"/>
          <w:szCs w:val="24"/>
          <w:lang w:val="en-US"/>
        </w:rPr>
        <w:t xml:space="preserve">, T., Schmitt, H., Alvarez, J.R.M., </w:t>
      </w:r>
      <w:proofErr w:type="spellStart"/>
      <w:r w:rsidRPr="00B260A7">
        <w:rPr>
          <w:rFonts w:ascii="Times New Roman" w:eastAsia="ArialMT" w:hAnsi="Times New Roman" w:cs="Times New Roman"/>
          <w:color w:val="000000" w:themeColor="text1"/>
          <w:sz w:val="24"/>
          <w:szCs w:val="24"/>
          <w:lang w:val="en-US"/>
        </w:rPr>
        <w:t>Aidara</w:t>
      </w:r>
      <w:proofErr w:type="spellEnd"/>
      <w:r w:rsidRPr="00B260A7">
        <w:rPr>
          <w:rFonts w:ascii="Times New Roman" w:eastAsia="ArialMT" w:hAnsi="Times New Roman" w:cs="Times New Roman"/>
          <w:color w:val="000000" w:themeColor="text1"/>
          <w:sz w:val="24"/>
          <w:szCs w:val="24"/>
          <w:lang w:val="en-US"/>
        </w:rPr>
        <w:t xml:space="preserve">-Kane, A., </w:t>
      </w:r>
      <w:proofErr w:type="spellStart"/>
      <w:r w:rsidRPr="00B260A7">
        <w:rPr>
          <w:rFonts w:ascii="Times New Roman" w:eastAsia="ArialMT" w:hAnsi="Times New Roman" w:cs="Times New Roman"/>
          <w:color w:val="000000" w:themeColor="text1"/>
          <w:sz w:val="24"/>
          <w:szCs w:val="24"/>
          <w:lang w:val="en-US"/>
        </w:rPr>
        <w:t>Pamp</w:t>
      </w:r>
      <w:proofErr w:type="spellEnd"/>
      <w:r w:rsidRPr="00B260A7">
        <w:rPr>
          <w:rFonts w:ascii="Times New Roman" w:eastAsia="ArialMT" w:hAnsi="Times New Roman" w:cs="Times New Roman"/>
          <w:color w:val="000000" w:themeColor="text1"/>
          <w:sz w:val="24"/>
          <w:szCs w:val="24"/>
          <w:lang w:val="en-US"/>
        </w:rPr>
        <w:t xml:space="preserve">, S.J., Lund, O., </w:t>
      </w:r>
      <w:proofErr w:type="spellStart"/>
      <w:r w:rsidRPr="00B260A7">
        <w:rPr>
          <w:rFonts w:ascii="Times New Roman" w:eastAsia="ArialMT" w:hAnsi="Times New Roman" w:cs="Times New Roman"/>
          <w:color w:val="000000" w:themeColor="text1"/>
          <w:sz w:val="24"/>
          <w:szCs w:val="24"/>
          <w:lang w:val="en-US"/>
        </w:rPr>
        <w:t>Hald</w:t>
      </w:r>
      <w:proofErr w:type="spellEnd"/>
      <w:r w:rsidRPr="00B260A7">
        <w:rPr>
          <w:rFonts w:ascii="Times New Roman" w:eastAsia="ArialMT" w:hAnsi="Times New Roman" w:cs="Times New Roman"/>
          <w:color w:val="000000" w:themeColor="text1"/>
          <w:sz w:val="24"/>
          <w:szCs w:val="24"/>
          <w:lang w:val="en-US"/>
        </w:rPr>
        <w:t xml:space="preserve">, T., </w:t>
      </w:r>
      <w:proofErr w:type="spellStart"/>
      <w:r w:rsidRPr="00B260A7">
        <w:rPr>
          <w:rFonts w:ascii="Times New Roman" w:eastAsia="ArialMT" w:hAnsi="Times New Roman" w:cs="Times New Roman"/>
          <w:color w:val="000000" w:themeColor="text1"/>
          <w:sz w:val="24"/>
          <w:szCs w:val="24"/>
          <w:lang w:val="en-US"/>
        </w:rPr>
        <w:t>Woolhouse</w:t>
      </w:r>
      <w:proofErr w:type="spellEnd"/>
      <w:r w:rsidRPr="00B260A7">
        <w:rPr>
          <w:rFonts w:ascii="Times New Roman" w:eastAsia="ArialMT" w:hAnsi="Times New Roman" w:cs="Times New Roman"/>
          <w:color w:val="000000" w:themeColor="text1"/>
          <w:sz w:val="24"/>
          <w:szCs w:val="24"/>
          <w:lang w:val="en-US"/>
        </w:rPr>
        <w:t xml:space="preserve">, M., Koopmans, M.P., </w:t>
      </w:r>
      <w:proofErr w:type="spellStart"/>
      <w:r w:rsidRPr="00B260A7">
        <w:rPr>
          <w:rFonts w:ascii="Times New Roman" w:eastAsia="ArialMT" w:hAnsi="Times New Roman" w:cs="Times New Roman"/>
          <w:color w:val="000000" w:themeColor="text1"/>
          <w:sz w:val="24"/>
          <w:szCs w:val="24"/>
          <w:lang w:val="en-US"/>
        </w:rPr>
        <w:t>Vigre</w:t>
      </w:r>
      <w:proofErr w:type="spellEnd"/>
      <w:r w:rsidRPr="00B260A7">
        <w:rPr>
          <w:rFonts w:ascii="Times New Roman" w:eastAsia="ArialMT" w:hAnsi="Times New Roman" w:cs="Times New Roman"/>
          <w:color w:val="000000" w:themeColor="text1"/>
          <w:sz w:val="24"/>
          <w:szCs w:val="24"/>
          <w:lang w:val="en-US"/>
        </w:rPr>
        <w:t xml:space="preserve">, H., </w:t>
      </w:r>
      <w:proofErr w:type="spellStart"/>
      <w:r w:rsidRPr="00B260A7">
        <w:rPr>
          <w:rFonts w:ascii="Times New Roman" w:eastAsia="ArialMT" w:hAnsi="Times New Roman" w:cs="Times New Roman"/>
          <w:color w:val="000000" w:themeColor="text1"/>
          <w:sz w:val="24"/>
          <w:szCs w:val="24"/>
          <w:lang w:val="en-US"/>
        </w:rPr>
        <w:t>Nordahl</w:t>
      </w:r>
      <w:proofErr w:type="spellEnd"/>
      <w:r w:rsidRPr="00B260A7">
        <w:rPr>
          <w:rFonts w:ascii="Times New Roman" w:eastAsia="ArialMT" w:hAnsi="Times New Roman" w:cs="Times New Roman"/>
          <w:color w:val="000000" w:themeColor="text1"/>
          <w:sz w:val="24"/>
          <w:szCs w:val="24"/>
          <w:lang w:val="en-US"/>
        </w:rPr>
        <w:t xml:space="preserve"> Petersen, T., </w:t>
      </w:r>
      <w:proofErr w:type="spellStart"/>
      <w:r w:rsidRPr="00B260A7">
        <w:rPr>
          <w:rFonts w:ascii="Times New Roman" w:eastAsia="ArialMT" w:hAnsi="Times New Roman" w:cs="Times New Roman"/>
          <w:color w:val="000000" w:themeColor="text1"/>
          <w:sz w:val="24"/>
          <w:szCs w:val="24"/>
          <w:lang w:val="en-US"/>
        </w:rPr>
        <w:t>Aarestrup</w:t>
      </w:r>
      <w:proofErr w:type="spellEnd"/>
      <w:r w:rsidRPr="00B260A7">
        <w:rPr>
          <w:rFonts w:ascii="Times New Roman" w:eastAsia="ArialMT" w:hAnsi="Times New Roman" w:cs="Times New Roman"/>
          <w:color w:val="000000" w:themeColor="text1"/>
          <w:sz w:val="24"/>
          <w:szCs w:val="24"/>
          <w:lang w:val="en-US"/>
        </w:rPr>
        <w:t>, F.M., 2019. Global monitoring of antimicrobial resistance based on metagenomics analyses of urban sewage. Nature Communications.10(1): 1124.</w:t>
      </w:r>
    </w:p>
    <w:p w14:paraId="50588B3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31. Hill, K., </w:t>
      </w:r>
      <w:proofErr w:type="spellStart"/>
      <w:r w:rsidRPr="00B260A7">
        <w:rPr>
          <w:rFonts w:ascii="Times New Roman" w:eastAsia="ArialMT" w:hAnsi="Times New Roman" w:cs="Times New Roman"/>
          <w:color w:val="000000" w:themeColor="text1"/>
          <w:sz w:val="24"/>
          <w:szCs w:val="24"/>
          <w:lang w:val="en-US"/>
        </w:rPr>
        <w:t>Zamyadi</w:t>
      </w:r>
      <w:proofErr w:type="spellEnd"/>
      <w:r w:rsidRPr="00B260A7">
        <w:rPr>
          <w:rFonts w:ascii="Times New Roman" w:eastAsia="ArialMT" w:hAnsi="Times New Roman" w:cs="Times New Roman"/>
          <w:color w:val="000000" w:themeColor="text1"/>
          <w:sz w:val="24"/>
          <w:szCs w:val="24"/>
          <w:lang w:val="en-US"/>
        </w:rPr>
        <w:t xml:space="preserve">, A., Deere, Dan., </w:t>
      </w:r>
      <w:proofErr w:type="spellStart"/>
      <w:r w:rsidRPr="00B260A7">
        <w:rPr>
          <w:rFonts w:ascii="Times New Roman" w:eastAsia="ArialMT" w:hAnsi="Times New Roman" w:cs="Times New Roman"/>
          <w:color w:val="000000" w:themeColor="text1"/>
          <w:sz w:val="24"/>
          <w:szCs w:val="24"/>
          <w:lang w:val="en-US"/>
        </w:rPr>
        <w:t>Vanrolleghem</w:t>
      </w:r>
      <w:proofErr w:type="spellEnd"/>
      <w:r w:rsidRPr="00B260A7">
        <w:rPr>
          <w:rFonts w:ascii="Times New Roman" w:eastAsia="ArialMT" w:hAnsi="Times New Roman" w:cs="Times New Roman"/>
          <w:color w:val="000000" w:themeColor="text1"/>
          <w:sz w:val="24"/>
          <w:szCs w:val="24"/>
          <w:lang w:val="en-US"/>
        </w:rPr>
        <w:t>, P.A., &amp; Crosbie, N.D., 2020. SARS-CoV-2 known and unknowns, implications for the water sector and wastewater-based epidemiology to support national responses worldwide: early review of global experiences with the COVID-19 pandemic. Water Quality Research Journal. In press.</w:t>
      </w:r>
    </w:p>
    <w:p w14:paraId="6FE0890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32. </w:t>
      </w:r>
      <w:proofErr w:type="spellStart"/>
      <w:r w:rsidRPr="00B260A7">
        <w:rPr>
          <w:rFonts w:ascii="Times New Roman" w:eastAsia="ArialMT" w:hAnsi="Times New Roman" w:cs="Times New Roman"/>
          <w:color w:val="000000" w:themeColor="text1"/>
          <w:sz w:val="24"/>
          <w:szCs w:val="24"/>
          <w:lang w:val="en-US"/>
        </w:rPr>
        <w:t>Hovi</w:t>
      </w:r>
      <w:proofErr w:type="spellEnd"/>
      <w:r w:rsidRPr="00B260A7">
        <w:rPr>
          <w:rFonts w:ascii="Times New Roman" w:eastAsia="ArialMT" w:hAnsi="Times New Roman" w:cs="Times New Roman"/>
          <w:color w:val="000000" w:themeColor="text1"/>
          <w:sz w:val="24"/>
          <w:szCs w:val="24"/>
          <w:lang w:val="en-US"/>
        </w:rPr>
        <w:t xml:space="preserve"> T., Shulman L.M., van der </w:t>
      </w:r>
      <w:proofErr w:type="spellStart"/>
      <w:r w:rsidRPr="00B260A7">
        <w:rPr>
          <w:rFonts w:ascii="Times New Roman" w:eastAsia="ArialMT" w:hAnsi="Times New Roman" w:cs="Times New Roman"/>
          <w:color w:val="000000" w:themeColor="text1"/>
          <w:sz w:val="24"/>
          <w:szCs w:val="24"/>
          <w:lang w:val="en-US"/>
        </w:rPr>
        <w:t>Avoort</w:t>
      </w:r>
      <w:proofErr w:type="spellEnd"/>
      <w:r w:rsidRPr="00B260A7">
        <w:rPr>
          <w:rFonts w:ascii="Times New Roman" w:eastAsia="ArialMT" w:hAnsi="Times New Roman" w:cs="Times New Roman"/>
          <w:color w:val="000000" w:themeColor="text1"/>
          <w:sz w:val="24"/>
          <w:szCs w:val="24"/>
          <w:lang w:val="en-US"/>
        </w:rPr>
        <w:t xml:space="preserve">, H., Deshpande, J., </w:t>
      </w:r>
      <w:proofErr w:type="spellStart"/>
      <w:r w:rsidRPr="00B260A7">
        <w:rPr>
          <w:rFonts w:ascii="Times New Roman" w:eastAsia="ArialMT" w:hAnsi="Times New Roman" w:cs="Times New Roman"/>
          <w:color w:val="000000" w:themeColor="text1"/>
          <w:sz w:val="24"/>
          <w:szCs w:val="24"/>
          <w:lang w:val="en-US"/>
        </w:rPr>
        <w:t>Roivainen</w:t>
      </w:r>
      <w:proofErr w:type="spellEnd"/>
      <w:r w:rsidRPr="00B260A7">
        <w:rPr>
          <w:rFonts w:ascii="Times New Roman" w:eastAsia="ArialMT" w:hAnsi="Times New Roman" w:cs="Times New Roman"/>
          <w:color w:val="000000" w:themeColor="text1"/>
          <w:sz w:val="24"/>
          <w:szCs w:val="24"/>
          <w:lang w:val="en-US"/>
        </w:rPr>
        <w:t xml:space="preserve">, M., D.E. </w:t>
      </w:r>
      <w:proofErr w:type="spellStart"/>
      <w:r w:rsidRPr="00B260A7">
        <w:rPr>
          <w:rFonts w:ascii="Times New Roman" w:eastAsia="ArialMT" w:hAnsi="Times New Roman" w:cs="Times New Roman"/>
          <w:color w:val="000000" w:themeColor="text1"/>
          <w:sz w:val="24"/>
          <w:szCs w:val="24"/>
          <w:lang w:val="en-US"/>
        </w:rPr>
        <w:t>Gourville</w:t>
      </w:r>
      <w:proofErr w:type="spellEnd"/>
      <w:r w:rsidRPr="00B260A7">
        <w:rPr>
          <w:rFonts w:ascii="Times New Roman" w:eastAsia="ArialMT" w:hAnsi="Times New Roman" w:cs="Times New Roman"/>
          <w:color w:val="000000" w:themeColor="text1"/>
          <w:sz w:val="24"/>
          <w:szCs w:val="24"/>
          <w:lang w:val="en-US"/>
        </w:rPr>
        <w:t>, E.M., 2012.Role of environmental poliovirus surveillance in global polio eradication and beyond. Epidemiology &amp;Infection. 140(1):1-13. DOI: 10.1017/S095026881000316X</w:t>
      </w:r>
    </w:p>
    <w:p w14:paraId="13F4B9A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33. Huang, C., Wang, Y., Li, X., Ren, L., Zhao, J., Hu, Y., Zhang, L., Fan, G., Xu, J., Gu, X., Cheng, Z., Yu, T., Xia, J., Wei, Y., Wu, W., </w:t>
      </w:r>
      <w:proofErr w:type="spellStart"/>
      <w:r w:rsidRPr="00B260A7">
        <w:rPr>
          <w:rFonts w:ascii="Times New Roman" w:eastAsia="ArialMT" w:hAnsi="Times New Roman" w:cs="Times New Roman"/>
          <w:color w:val="000000" w:themeColor="text1"/>
          <w:sz w:val="24"/>
          <w:szCs w:val="24"/>
          <w:lang w:val="en-US"/>
        </w:rPr>
        <w:t>Xie</w:t>
      </w:r>
      <w:proofErr w:type="spellEnd"/>
      <w:r w:rsidRPr="00B260A7">
        <w:rPr>
          <w:rFonts w:ascii="Times New Roman" w:eastAsia="ArialMT" w:hAnsi="Times New Roman" w:cs="Times New Roman"/>
          <w:color w:val="000000" w:themeColor="text1"/>
          <w:sz w:val="24"/>
          <w:szCs w:val="24"/>
          <w:lang w:val="en-US"/>
        </w:rPr>
        <w:t xml:space="preserve">, X., Yin, W., Li, H., Liu, M., Xiao, Y., Gao, H., Guo, L., </w:t>
      </w:r>
      <w:proofErr w:type="spellStart"/>
      <w:r w:rsidRPr="00B260A7">
        <w:rPr>
          <w:rFonts w:ascii="Times New Roman" w:eastAsia="ArialMT" w:hAnsi="Times New Roman" w:cs="Times New Roman"/>
          <w:color w:val="000000" w:themeColor="text1"/>
          <w:sz w:val="24"/>
          <w:szCs w:val="24"/>
          <w:lang w:val="en-US"/>
        </w:rPr>
        <w:t>Xie</w:t>
      </w:r>
      <w:proofErr w:type="spellEnd"/>
      <w:r w:rsidRPr="00B260A7">
        <w:rPr>
          <w:rFonts w:ascii="Times New Roman" w:eastAsia="ArialMT" w:hAnsi="Times New Roman" w:cs="Times New Roman"/>
          <w:color w:val="000000" w:themeColor="text1"/>
          <w:sz w:val="24"/>
          <w:szCs w:val="24"/>
          <w:lang w:val="en-US"/>
        </w:rPr>
        <w:t xml:space="preserve">, J., Wang, </w:t>
      </w:r>
      <w:proofErr w:type="spellStart"/>
      <w:proofErr w:type="gramStart"/>
      <w:r w:rsidRPr="00B260A7">
        <w:rPr>
          <w:rFonts w:ascii="Times New Roman" w:eastAsia="ArialMT" w:hAnsi="Times New Roman" w:cs="Times New Roman"/>
          <w:color w:val="000000" w:themeColor="text1"/>
          <w:sz w:val="24"/>
          <w:szCs w:val="24"/>
          <w:lang w:val="en-US"/>
        </w:rPr>
        <w:t>G.,Jiang</w:t>
      </w:r>
      <w:proofErr w:type="spellEnd"/>
      <w:proofErr w:type="gramEnd"/>
      <w:r w:rsidRPr="00B260A7">
        <w:rPr>
          <w:rFonts w:ascii="Times New Roman" w:eastAsia="ArialMT" w:hAnsi="Times New Roman" w:cs="Times New Roman"/>
          <w:color w:val="000000" w:themeColor="text1"/>
          <w:sz w:val="24"/>
          <w:szCs w:val="24"/>
          <w:lang w:val="en-US"/>
        </w:rPr>
        <w:t xml:space="preserve">, R., Gao, Z., </w:t>
      </w:r>
      <w:proofErr w:type="spellStart"/>
      <w:r w:rsidRPr="00B260A7">
        <w:rPr>
          <w:rFonts w:ascii="Times New Roman" w:eastAsia="ArialMT" w:hAnsi="Times New Roman" w:cs="Times New Roman"/>
          <w:color w:val="000000" w:themeColor="text1"/>
          <w:sz w:val="24"/>
          <w:szCs w:val="24"/>
          <w:lang w:val="en-US"/>
        </w:rPr>
        <w:t>Jin</w:t>
      </w:r>
      <w:proofErr w:type="spellEnd"/>
      <w:r w:rsidRPr="00B260A7">
        <w:rPr>
          <w:rFonts w:ascii="Times New Roman" w:eastAsia="ArialMT" w:hAnsi="Times New Roman" w:cs="Times New Roman"/>
          <w:color w:val="000000" w:themeColor="text1"/>
          <w:sz w:val="24"/>
          <w:szCs w:val="24"/>
          <w:lang w:val="en-US"/>
        </w:rPr>
        <w:t>, Q., Wang, J. &amp; Cao, B., 2020. Clinical features of patients infected with 2019 novel coronavirus in Wuhan, China. The Lancet. 395:497-506.</w:t>
      </w:r>
    </w:p>
    <w:p w14:paraId="2E83818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34. Humayun, A., Diop, O.M., </w:t>
      </w:r>
      <w:proofErr w:type="spellStart"/>
      <w:r w:rsidRPr="00B260A7">
        <w:rPr>
          <w:rFonts w:ascii="Times New Roman" w:eastAsia="ArialMT" w:hAnsi="Times New Roman" w:cs="Times New Roman"/>
          <w:color w:val="000000" w:themeColor="text1"/>
          <w:sz w:val="24"/>
          <w:szCs w:val="24"/>
          <w:lang w:val="en-US"/>
        </w:rPr>
        <w:t>Weldegebriel</w:t>
      </w:r>
      <w:proofErr w:type="spellEnd"/>
      <w:r w:rsidRPr="00B260A7">
        <w:rPr>
          <w:rFonts w:ascii="Times New Roman" w:eastAsia="ArialMT" w:hAnsi="Times New Roman" w:cs="Times New Roman"/>
          <w:color w:val="000000" w:themeColor="text1"/>
          <w:sz w:val="24"/>
          <w:szCs w:val="24"/>
          <w:lang w:val="en-US"/>
        </w:rPr>
        <w:t xml:space="preserve">, G., Malik, F., Shetty, S., </w:t>
      </w:r>
      <w:proofErr w:type="spellStart"/>
      <w:r w:rsidRPr="00B260A7">
        <w:rPr>
          <w:rFonts w:ascii="Times New Roman" w:eastAsia="ArialMT" w:hAnsi="Times New Roman" w:cs="Times New Roman"/>
          <w:color w:val="000000" w:themeColor="text1"/>
          <w:sz w:val="24"/>
          <w:szCs w:val="24"/>
          <w:lang w:val="en-US"/>
        </w:rPr>
        <w:t>ElBassioni</w:t>
      </w:r>
      <w:proofErr w:type="spellEnd"/>
      <w:r w:rsidRPr="00B260A7">
        <w:rPr>
          <w:rFonts w:ascii="Times New Roman" w:eastAsia="ArialMT" w:hAnsi="Times New Roman" w:cs="Times New Roman"/>
          <w:color w:val="000000" w:themeColor="text1"/>
          <w:sz w:val="24"/>
          <w:szCs w:val="24"/>
          <w:lang w:val="en-US"/>
        </w:rPr>
        <w:t xml:space="preserve">, L., Akande, A.O., Al Maamoun, E., Zaidi, S., </w:t>
      </w:r>
      <w:proofErr w:type="spellStart"/>
      <w:r w:rsidRPr="00B260A7">
        <w:rPr>
          <w:rFonts w:ascii="Times New Roman" w:eastAsia="ArialMT" w:hAnsi="Times New Roman" w:cs="Times New Roman"/>
          <w:color w:val="000000" w:themeColor="text1"/>
          <w:sz w:val="24"/>
          <w:szCs w:val="24"/>
          <w:lang w:val="en-US"/>
        </w:rPr>
        <w:t>Adeniji</w:t>
      </w:r>
      <w:proofErr w:type="spellEnd"/>
      <w:r w:rsidRPr="00B260A7">
        <w:rPr>
          <w:rFonts w:ascii="Times New Roman" w:eastAsia="ArialMT" w:hAnsi="Times New Roman" w:cs="Times New Roman"/>
          <w:color w:val="000000" w:themeColor="text1"/>
          <w:sz w:val="24"/>
          <w:szCs w:val="24"/>
          <w:lang w:val="en-US"/>
        </w:rPr>
        <w:t xml:space="preserve">, A.J., Burns, C.C., Deshpande, J., </w:t>
      </w:r>
      <w:proofErr w:type="spellStart"/>
      <w:r w:rsidRPr="00B260A7">
        <w:rPr>
          <w:rFonts w:ascii="Times New Roman" w:eastAsia="ArialMT" w:hAnsi="Times New Roman" w:cs="Times New Roman"/>
          <w:color w:val="000000" w:themeColor="text1"/>
          <w:sz w:val="24"/>
          <w:szCs w:val="24"/>
          <w:lang w:val="en-US"/>
        </w:rPr>
        <w:t>Oberste</w:t>
      </w:r>
      <w:proofErr w:type="spellEnd"/>
      <w:r w:rsidRPr="00B260A7">
        <w:rPr>
          <w:rFonts w:ascii="Times New Roman" w:eastAsia="ArialMT" w:hAnsi="Times New Roman" w:cs="Times New Roman"/>
          <w:color w:val="000000" w:themeColor="text1"/>
          <w:sz w:val="24"/>
          <w:szCs w:val="24"/>
          <w:lang w:val="en-US"/>
        </w:rPr>
        <w:t>, M.S. &amp; Lowther, S.A., 2014. Environmental surveillance for polioviruses in the global polio eradication initiative. The Journal of Infectious Diseases. 210(Suppl 1): S294-S303.</w:t>
      </w:r>
    </w:p>
    <w:p w14:paraId="060DF36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35. Jiang, Y., Fang, L., Shi, X., Zhang, H., Li, Y., Lin, Y., </w:t>
      </w:r>
      <w:proofErr w:type="spellStart"/>
      <w:r w:rsidRPr="00B260A7">
        <w:rPr>
          <w:rFonts w:ascii="Times New Roman" w:eastAsia="ArialMT" w:hAnsi="Times New Roman" w:cs="Times New Roman"/>
          <w:color w:val="000000" w:themeColor="text1"/>
          <w:sz w:val="24"/>
          <w:szCs w:val="24"/>
          <w:lang w:val="en-US"/>
        </w:rPr>
        <w:t>Qiu</w:t>
      </w:r>
      <w:proofErr w:type="spellEnd"/>
      <w:r w:rsidRPr="00B260A7">
        <w:rPr>
          <w:rFonts w:ascii="Times New Roman" w:eastAsia="ArialMT" w:hAnsi="Times New Roman" w:cs="Times New Roman"/>
          <w:color w:val="000000" w:themeColor="text1"/>
          <w:sz w:val="24"/>
          <w:szCs w:val="24"/>
          <w:lang w:val="en-US"/>
        </w:rPr>
        <w:t>, Y., Chen, Q., Li, H. &amp; Zhou, L., 2014. Simultaneous detection of five enteric viruses associated with gastroenteritis by use of a PCR assay: A single real-time multiplex reaction and its clinical application. Journal of Clinical Microbiology. 52:1266-1268.</w:t>
      </w:r>
    </w:p>
    <w:p w14:paraId="603FE04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36. First data-set on SARS-CoV-2 detection for Istanbul wastewaters in Turkey.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DOI:</w:t>
      </w:r>
    </w:p>
    <w:p w14:paraId="0D8BFB8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https://doi.org/10.1101/2020.05.03.20089417.</w:t>
      </w:r>
    </w:p>
    <w:p w14:paraId="4E3D4DE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37. Ahmed, W., Bibby, K., Carducci, A., Gerba, C.P., Hamilton, K.A., </w:t>
      </w:r>
      <w:proofErr w:type="spellStart"/>
      <w:r w:rsidRPr="00B260A7">
        <w:rPr>
          <w:rFonts w:ascii="Times New Roman" w:eastAsia="ArialMT" w:hAnsi="Times New Roman" w:cs="Times New Roman"/>
          <w:color w:val="000000" w:themeColor="text1"/>
          <w:sz w:val="24"/>
          <w:szCs w:val="24"/>
          <w:lang w:val="en-US"/>
        </w:rPr>
        <w:t>Haramoto</w:t>
      </w:r>
      <w:proofErr w:type="spellEnd"/>
      <w:r w:rsidRPr="00B260A7">
        <w:rPr>
          <w:rFonts w:ascii="Times New Roman" w:eastAsia="ArialMT" w:hAnsi="Times New Roman" w:cs="Times New Roman"/>
          <w:color w:val="000000" w:themeColor="text1"/>
          <w:sz w:val="24"/>
          <w:szCs w:val="24"/>
          <w:lang w:val="en-US"/>
        </w:rPr>
        <w:t>, E., &amp; Rose, J.B., 2020.SARS-CoV-2 in wastewater: state of the knowledge and research needs. Sci. Total Environ. 739,139076. DOI: https://doi.org/10.1016/j.scitotenv.2020.139076</w:t>
      </w:r>
    </w:p>
    <w:p w14:paraId="20E3357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38. Kitajima, M., Ahmed, W., Bibby, K., Carducci, A., Gerba, C.P., Hamilton, K.A., </w:t>
      </w:r>
      <w:proofErr w:type="spellStart"/>
      <w:r w:rsidRPr="00B260A7">
        <w:rPr>
          <w:rFonts w:ascii="Times New Roman" w:eastAsia="ArialMT" w:hAnsi="Times New Roman" w:cs="Times New Roman"/>
          <w:color w:val="000000" w:themeColor="text1"/>
          <w:sz w:val="24"/>
          <w:szCs w:val="24"/>
          <w:lang w:val="en-US"/>
        </w:rPr>
        <w:t>Haramoto</w:t>
      </w:r>
      <w:proofErr w:type="spellEnd"/>
      <w:r w:rsidRPr="00B260A7">
        <w:rPr>
          <w:rFonts w:ascii="Times New Roman" w:eastAsia="ArialMT" w:hAnsi="Times New Roman" w:cs="Times New Roman"/>
          <w:color w:val="000000" w:themeColor="text1"/>
          <w:sz w:val="24"/>
          <w:szCs w:val="24"/>
          <w:lang w:val="en-US"/>
        </w:rPr>
        <w:t>, E.J. &amp; Rose, J.B., 2020. SARS-CoV-2 in wastewater: State of the knowledge and research needs. Science of the Total Environment. DOI: https://doi.org/10.1016/j.scitotenv.2020.139076</w:t>
      </w:r>
    </w:p>
    <w:p w14:paraId="478620A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39. La Rosa, G., Iaconelli, M., Mancini, P., </w:t>
      </w:r>
      <w:proofErr w:type="spellStart"/>
      <w:r w:rsidRPr="00B260A7">
        <w:rPr>
          <w:rFonts w:ascii="Times New Roman" w:eastAsia="ArialMT" w:hAnsi="Times New Roman" w:cs="Times New Roman"/>
          <w:color w:val="000000" w:themeColor="text1"/>
          <w:sz w:val="24"/>
          <w:szCs w:val="24"/>
          <w:lang w:val="en-US"/>
        </w:rPr>
        <w:t>Bonanno</w:t>
      </w:r>
      <w:proofErr w:type="spellEnd"/>
      <w:r w:rsidRPr="00B260A7">
        <w:rPr>
          <w:rFonts w:ascii="Times New Roman" w:eastAsia="ArialMT" w:hAnsi="Times New Roman" w:cs="Times New Roman"/>
          <w:color w:val="000000" w:themeColor="text1"/>
          <w:sz w:val="24"/>
          <w:szCs w:val="24"/>
          <w:lang w:val="en-US"/>
        </w:rPr>
        <w:t xml:space="preserve">, G., Ferraro, G.B., </w:t>
      </w:r>
      <w:proofErr w:type="spellStart"/>
      <w:r w:rsidRPr="00B260A7">
        <w:rPr>
          <w:rFonts w:ascii="Times New Roman" w:eastAsia="ArialMT" w:hAnsi="Times New Roman" w:cs="Times New Roman"/>
          <w:color w:val="000000" w:themeColor="text1"/>
          <w:sz w:val="24"/>
          <w:szCs w:val="24"/>
          <w:lang w:val="en-US"/>
        </w:rPr>
        <w:t>Veneri</w:t>
      </w:r>
      <w:proofErr w:type="spellEnd"/>
      <w:r w:rsidRPr="00B260A7">
        <w:rPr>
          <w:rFonts w:ascii="Times New Roman" w:eastAsia="ArialMT" w:hAnsi="Times New Roman" w:cs="Times New Roman"/>
          <w:color w:val="000000" w:themeColor="text1"/>
          <w:sz w:val="24"/>
          <w:szCs w:val="24"/>
          <w:lang w:val="en-US"/>
        </w:rPr>
        <w:t xml:space="preserve">, C., </w:t>
      </w:r>
      <w:proofErr w:type="spellStart"/>
      <w:r w:rsidRPr="00B260A7">
        <w:rPr>
          <w:rFonts w:ascii="Times New Roman" w:eastAsia="ArialMT" w:hAnsi="Times New Roman" w:cs="Times New Roman"/>
          <w:color w:val="000000" w:themeColor="text1"/>
          <w:sz w:val="24"/>
          <w:szCs w:val="24"/>
          <w:lang w:val="en-US"/>
        </w:rPr>
        <w:t>Bonadonna</w:t>
      </w:r>
      <w:proofErr w:type="spellEnd"/>
      <w:r w:rsidRPr="00B260A7">
        <w:rPr>
          <w:rFonts w:ascii="Times New Roman" w:eastAsia="ArialMT" w:hAnsi="Times New Roman" w:cs="Times New Roman"/>
          <w:color w:val="000000" w:themeColor="text1"/>
          <w:sz w:val="24"/>
          <w:szCs w:val="24"/>
          <w:lang w:val="en-US"/>
        </w:rPr>
        <w:t>, L., Lucentini, L., &amp;</w:t>
      </w:r>
      <w:proofErr w:type="spellStart"/>
      <w:r w:rsidRPr="00B260A7">
        <w:rPr>
          <w:rFonts w:ascii="Times New Roman" w:eastAsia="ArialMT" w:hAnsi="Times New Roman" w:cs="Times New Roman"/>
          <w:color w:val="000000" w:themeColor="text1"/>
          <w:sz w:val="24"/>
          <w:szCs w:val="24"/>
          <w:lang w:val="en-US"/>
        </w:rPr>
        <w:t>Suffredini</w:t>
      </w:r>
      <w:proofErr w:type="spellEnd"/>
      <w:r w:rsidRPr="00B260A7">
        <w:rPr>
          <w:rFonts w:ascii="Times New Roman" w:eastAsia="ArialMT" w:hAnsi="Times New Roman" w:cs="Times New Roman"/>
          <w:color w:val="000000" w:themeColor="text1"/>
          <w:sz w:val="24"/>
          <w:szCs w:val="24"/>
          <w:lang w:val="en-US"/>
        </w:rPr>
        <w:t xml:space="preserve">, E., 2020. First detection of SARS-CoV-2 in untreated wastewater in Italy. Science of the Total Environment. 736: 139652.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://doi.org/10.1101/2020.04.25.20079830</w:t>
      </w:r>
      <w:proofErr w:type="gramEnd"/>
      <w:r w:rsidRPr="00B260A7">
        <w:rPr>
          <w:rFonts w:ascii="Times New Roman" w:eastAsia="ArialMT" w:hAnsi="Times New Roman" w:cs="Times New Roman"/>
          <w:color w:val="000000" w:themeColor="text1"/>
          <w:sz w:val="24"/>
          <w:szCs w:val="24"/>
          <w:lang w:val="en-US"/>
        </w:rPr>
        <w:t>.</w:t>
      </w:r>
    </w:p>
    <w:p w14:paraId="7FA01A2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40. Lu, R., Zhao, X., Li, J., </w:t>
      </w:r>
      <w:proofErr w:type="spellStart"/>
      <w:r w:rsidRPr="00B260A7">
        <w:rPr>
          <w:rFonts w:ascii="Times New Roman" w:eastAsia="ArialMT" w:hAnsi="Times New Roman" w:cs="Times New Roman"/>
          <w:color w:val="000000" w:themeColor="text1"/>
          <w:sz w:val="24"/>
          <w:szCs w:val="24"/>
          <w:lang w:val="en-US"/>
        </w:rPr>
        <w:t>Niu</w:t>
      </w:r>
      <w:proofErr w:type="spellEnd"/>
      <w:r w:rsidRPr="00B260A7">
        <w:rPr>
          <w:rFonts w:ascii="Times New Roman" w:eastAsia="ArialMT" w:hAnsi="Times New Roman" w:cs="Times New Roman"/>
          <w:color w:val="000000" w:themeColor="text1"/>
          <w:sz w:val="24"/>
          <w:szCs w:val="24"/>
          <w:lang w:val="en-US"/>
        </w:rPr>
        <w:t xml:space="preserve">, P., Yang, B., Wu, H., Wang, W., Song, H., Huang, B., Zhu, N., Bi, Y., </w:t>
      </w:r>
      <w:proofErr w:type="spellStart"/>
      <w:r w:rsidRPr="00B260A7">
        <w:rPr>
          <w:rFonts w:ascii="Times New Roman" w:eastAsia="ArialMT" w:hAnsi="Times New Roman" w:cs="Times New Roman"/>
          <w:color w:val="000000" w:themeColor="text1"/>
          <w:sz w:val="24"/>
          <w:szCs w:val="24"/>
          <w:lang w:val="en-US"/>
        </w:rPr>
        <w:t>Ma,X</w:t>
      </w:r>
      <w:proofErr w:type="spellEnd"/>
      <w:r w:rsidRPr="00B260A7">
        <w:rPr>
          <w:rFonts w:ascii="Times New Roman" w:eastAsia="ArialMT" w:hAnsi="Times New Roman" w:cs="Times New Roman"/>
          <w:color w:val="000000" w:themeColor="text1"/>
          <w:sz w:val="24"/>
          <w:szCs w:val="24"/>
          <w:lang w:val="en-US"/>
        </w:rPr>
        <w:t xml:space="preserve">., Zhan, F., Wang, L., Hu, T., Zhou,, H., Hu Z., Zhou, W., Zhao, L., Chen, J., Meng, Y., Wang, J., </w:t>
      </w:r>
      <w:proofErr w:type="spellStart"/>
      <w:r w:rsidRPr="00B260A7">
        <w:rPr>
          <w:rFonts w:ascii="Times New Roman" w:eastAsia="ArialMT" w:hAnsi="Times New Roman" w:cs="Times New Roman"/>
          <w:color w:val="000000" w:themeColor="text1"/>
          <w:sz w:val="24"/>
          <w:szCs w:val="24"/>
          <w:lang w:val="en-US"/>
        </w:rPr>
        <w:t>Lin,Y</w:t>
      </w:r>
      <w:proofErr w:type="spellEnd"/>
      <w:r w:rsidRPr="00B260A7">
        <w:rPr>
          <w:rFonts w:ascii="Times New Roman" w:eastAsia="ArialMT" w:hAnsi="Times New Roman" w:cs="Times New Roman"/>
          <w:color w:val="000000" w:themeColor="text1"/>
          <w:sz w:val="24"/>
          <w:szCs w:val="24"/>
          <w:lang w:val="en-US"/>
        </w:rPr>
        <w:t xml:space="preserve">., Yuan, J., </w:t>
      </w:r>
      <w:proofErr w:type="spellStart"/>
      <w:r w:rsidRPr="00B260A7">
        <w:rPr>
          <w:rFonts w:ascii="Times New Roman" w:eastAsia="ArialMT" w:hAnsi="Times New Roman" w:cs="Times New Roman"/>
          <w:color w:val="000000" w:themeColor="text1"/>
          <w:sz w:val="24"/>
          <w:szCs w:val="24"/>
          <w:lang w:val="en-US"/>
        </w:rPr>
        <w:t>Xie</w:t>
      </w:r>
      <w:proofErr w:type="spellEnd"/>
      <w:r w:rsidRPr="00B260A7">
        <w:rPr>
          <w:rFonts w:ascii="Times New Roman" w:eastAsia="ArialMT" w:hAnsi="Times New Roman" w:cs="Times New Roman"/>
          <w:color w:val="000000" w:themeColor="text1"/>
          <w:sz w:val="24"/>
          <w:szCs w:val="24"/>
          <w:lang w:val="en-US"/>
        </w:rPr>
        <w:t xml:space="preserve">, Z., Ma, J., Liu, W.J., Wang, D., Xu, W., Holmes, E.C., Gao, </w:t>
      </w:r>
      <w:r w:rsidRPr="00B260A7">
        <w:rPr>
          <w:rFonts w:ascii="Times New Roman" w:eastAsia="ArialMT" w:hAnsi="Times New Roman" w:cs="Times New Roman"/>
          <w:color w:val="000000" w:themeColor="text1"/>
          <w:sz w:val="24"/>
          <w:szCs w:val="24"/>
          <w:lang w:val="en-US"/>
        </w:rPr>
        <w:lastRenderedPageBreak/>
        <w:t xml:space="preserve">G.F., Wu, G., Chen, </w:t>
      </w:r>
      <w:proofErr w:type="spellStart"/>
      <w:r w:rsidRPr="00B260A7">
        <w:rPr>
          <w:rFonts w:ascii="Times New Roman" w:eastAsia="ArialMT" w:hAnsi="Times New Roman" w:cs="Times New Roman"/>
          <w:color w:val="000000" w:themeColor="text1"/>
          <w:sz w:val="24"/>
          <w:szCs w:val="24"/>
          <w:lang w:val="en-US"/>
        </w:rPr>
        <w:t>W.,Shi</w:t>
      </w:r>
      <w:proofErr w:type="spellEnd"/>
      <w:r w:rsidRPr="00B260A7">
        <w:rPr>
          <w:rFonts w:ascii="Times New Roman" w:eastAsia="ArialMT" w:hAnsi="Times New Roman" w:cs="Times New Roman"/>
          <w:color w:val="000000" w:themeColor="text1"/>
          <w:sz w:val="24"/>
          <w:szCs w:val="24"/>
          <w:lang w:val="en-US"/>
        </w:rPr>
        <w:t xml:space="preserve">, W. &amp; Tan, W., 2020. Genomic </w:t>
      </w:r>
      <w:proofErr w:type="spellStart"/>
      <w:r w:rsidRPr="00B260A7">
        <w:rPr>
          <w:rFonts w:ascii="Times New Roman" w:eastAsia="ArialMT" w:hAnsi="Times New Roman" w:cs="Times New Roman"/>
          <w:color w:val="000000" w:themeColor="text1"/>
          <w:sz w:val="24"/>
          <w:szCs w:val="24"/>
          <w:lang w:val="en-US"/>
        </w:rPr>
        <w:t>characterisation</w:t>
      </w:r>
      <w:proofErr w:type="spellEnd"/>
      <w:r w:rsidRPr="00B260A7">
        <w:rPr>
          <w:rFonts w:ascii="Times New Roman" w:eastAsia="ArialMT" w:hAnsi="Times New Roman" w:cs="Times New Roman"/>
          <w:color w:val="000000" w:themeColor="text1"/>
          <w:sz w:val="24"/>
          <w:szCs w:val="24"/>
          <w:lang w:val="en-US"/>
        </w:rPr>
        <w:t xml:space="preserve"> and epidemiology of 2019 novel coronavirus: implications for virus origins and receptor binding. Lancet. 395:565-574.</w:t>
      </w:r>
    </w:p>
    <w:p w14:paraId="3C1963A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41. Mans, J., van Zyl, W.B., Taylor, M.B., Page, N.A., </w:t>
      </w:r>
      <w:proofErr w:type="spellStart"/>
      <w:r w:rsidRPr="00B260A7">
        <w:rPr>
          <w:rFonts w:ascii="Times New Roman" w:eastAsia="ArialMT" w:hAnsi="Times New Roman" w:cs="Times New Roman"/>
          <w:color w:val="000000" w:themeColor="text1"/>
          <w:sz w:val="24"/>
          <w:szCs w:val="24"/>
          <w:lang w:val="en-US"/>
        </w:rPr>
        <w:t>Sobsey</w:t>
      </w:r>
      <w:proofErr w:type="spellEnd"/>
      <w:r w:rsidRPr="00B260A7">
        <w:rPr>
          <w:rFonts w:ascii="Times New Roman" w:eastAsia="ArialMT" w:hAnsi="Times New Roman" w:cs="Times New Roman"/>
          <w:color w:val="000000" w:themeColor="text1"/>
          <w:sz w:val="24"/>
          <w:szCs w:val="24"/>
          <w:lang w:val="en-US"/>
        </w:rPr>
        <w:t xml:space="preserve">, M.D., Barnard, T.G. &amp; Potgieter, N., 2014.Applicability of Bio-wipes for the collection of human </w:t>
      </w:r>
      <w:proofErr w:type="spellStart"/>
      <w:r w:rsidRPr="00B260A7">
        <w:rPr>
          <w:rFonts w:ascii="Times New Roman" w:eastAsia="ArialMT" w:hAnsi="Times New Roman" w:cs="Times New Roman"/>
          <w:color w:val="000000" w:themeColor="text1"/>
          <w:sz w:val="24"/>
          <w:szCs w:val="24"/>
          <w:lang w:val="en-US"/>
        </w:rPr>
        <w:t>faecal</w:t>
      </w:r>
      <w:proofErr w:type="spellEnd"/>
      <w:r w:rsidRPr="00B260A7">
        <w:rPr>
          <w:rFonts w:ascii="Times New Roman" w:eastAsia="ArialMT" w:hAnsi="Times New Roman" w:cs="Times New Roman"/>
          <w:color w:val="000000" w:themeColor="text1"/>
          <w:sz w:val="24"/>
          <w:szCs w:val="24"/>
          <w:lang w:val="en-US"/>
        </w:rPr>
        <w:t xml:space="preserve"> specimens for detection and characterization of enteric viruses. Tropical Medicine and International Health. 19(3): 293-300.</w:t>
      </w:r>
    </w:p>
    <w:p w14:paraId="3510CAC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42. </w:t>
      </w:r>
      <w:proofErr w:type="spellStart"/>
      <w:r w:rsidRPr="00B260A7">
        <w:rPr>
          <w:rFonts w:ascii="Times New Roman" w:eastAsia="ArialMT" w:hAnsi="Times New Roman" w:cs="Times New Roman"/>
          <w:color w:val="000000" w:themeColor="text1"/>
          <w:sz w:val="24"/>
          <w:szCs w:val="24"/>
          <w:lang w:val="en-US"/>
        </w:rPr>
        <w:t>Medema</w:t>
      </w:r>
      <w:proofErr w:type="spellEnd"/>
      <w:r w:rsidRPr="00B260A7">
        <w:rPr>
          <w:rFonts w:ascii="Times New Roman" w:eastAsia="ArialMT" w:hAnsi="Times New Roman" w:cs="Times New Roman"/>
          <w:color w:val="000000" w:themeColor="text1"/>
          <w:sz w:val="24"/>
          <w:szCs w:val="24"/>
          <w:lang w:val="en-US"/>
        </w:rPr>
        <w:t xml:space="preserve"> G, </w:t>
      </w:r>
      <w:proofErr w:type="spellStart"/>
      <w:r w:rsidRPr="00B260A7">
        <w:rPr>
          <w:rFonts w:ascii="Times New Roman" w:eastAsia="ArialMT" w:hAnsi="Times New Roman" w:cs="Times New Roman"/>
          <w:color w:val="000000" w:themeColor="text1"/>
          <w:sz w:val="24"/>
          <w:szCs w:val="24"/>
          <w:lang w:val="en-US"/>
        </w:rPr>
        <w:t>Heijnen</w:t>
      </w:r>
      <w:proofErr w:type="spellEnd"/>
      <w:r w:rsidRPr="00B260A7">
        <w:rPr>
          <w:rFonts w:ascii="Times New Roman" w:eastAsia="ArialMT" w:hAnsi="Times New Roman" w:cs="Times New Roman"/>
          <w:color w:val="000000" w:themeColor="text1"/>
          <w:sz w:val="24"/>
          <w:szCs w:val="24"/>
          <w:lang w:val="en-US"/>
        </w:rPr>
        <w:t xml:space="preserve"> L, </w:t>
      </w:r>
      <w:proofErr w:type="spellStart"/>
      <w:r w:rsidRPr="00B260A7">
        <w:rPr>
          <w:rFonts w:ascii="Times New Roman" w:eastAsia="ArialMT" w:hAnsi="Times New Roman" w:cs="Times New Roman"/>
          <w:color w:val="000000" w:themeColor="text1"/>
          <w:sz w:val="24"/>
          <w:szCs w:val="24"/>
          <w:lang w:val="en-US"/>
        </w:rPr>
        <w:t>Elsinga</w:t>
      </w:r>
      <w:proofErr w:type="spellEnd"/>
      <w:r w:rsidRPr="00B260A7">
        <w:rPr>
          <w:rFonts w:ascii="Times New Roman" w:eastAsia="ArialMT" w:hAnsi="Times New Roman" w:cs="Times New Roman"/>
          <w:color w:val="000000" w:themeColor="text1"/>
          <w:sz w:val="24"/>
          <w:szCs w:val="24"/>
          <w:lang w:val="en-US"/>
        </w:rPr>
        <w:t xml:space="preserve"> G, </w:t>
      </w:r>
      <w:proofErr w:type="spellStart"/>
      <w:r w:rsidRPr="00B260A7">
        <w:rPr>
          <w:rFonts w:ascii="Times New Roman" w:eastAsia="ArialMT" w:hAnsi="Times New Roman" w:cs="Times New Roman"/>
          <w:color w:val="000000" w:themeColor="text1"/>
          <w:sz w:val="24"/>
          <w:szCs w:val="24"/>
          <w:lang w:val="en-US"/>
        </w:rPr>
        <w:t>Italiaander</w:t>
      </w:r>
      <w:proofErr w:type="spellEnd"/>
      <w:r w:rsidRPr="00B260A7">
        <w:rPr>
          <w:rFonts w:ascii="Times New Roman" w:eastAsia="ArialMT" w:hAnsi="Times New Roman" w:cs="Times New Roman"/>
          <w:color w:val="000000" w:themeColor="text1"/>
          <w:sz w:val="24"/>
          <w:szCs w:val="24"/>
          <w:lang w:val="en-US"/>
        </w:rPr>
        <w:t xml:space="preserve"> R. Presence of SARS-Coronavirus-2 in sewage. </w:t>
      </w:r>
      <w:proofErr w:type="spellStart"/>
      <w:r w:rsidRPr="00B260A7">
        <w:rPr>
          <w:rFonts w:ascii="Times New Roman" w:eastAsia="ArialMT" w:hAnsi="Times New Roman" w:cs="Times New Roman"/>
          <w:color w:val="000000" w:themeColor="text1"/>
          <w:sz w:val="24"/>
          <w:szCs w:val="24"/>
          <w:lang w:val="en-US"/>
        </w:rPr>
        <w:t>medRxipreprint</w:t>
      </w:r>
      <w:proofErr w:type="spellEnd"/>
      <w:r w:rsidRPr="00B260A7">
        <w:rPr>
          <w:rFonts w:ascii="Times New Roman" w:eastAsia="ArialMT" w:hAnsi="Times New Roman" w:cs="Times New Roman"/>
          <w:color w:val="000000" w:themeColor="text1"/>
          <w:sz w:val="24"/>
          <w:szCs w:val="24"/>
          <w:lang w:val="en-US"/>
        </w:rPr>
        <w:t xml:space="preserve"> DOI: https://doi.org/10.1101/2020.03.29.20045880.</w:t>
      </w:r>
    </w:p>
    <w:p w14:paraId="603FBDE2"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43. </w:t>
      </w:r>
      <w:proofErr w:type="spellStart"/>
      <w:r w:rsidRPr="00B260A7">
        <w:rPr>
          <w:rFonts w:ascii="Times New Roman" w:eastAsia="ArialMT" w:hAnsi="Times New Roman" w:cs="Times New Roman"/>
          <w:color w:val="000000" w:themeColor="text1"/>
          <w:sz w:val="24"/>
          <w:szCs w:val="24"/>
          <w:lang w:val="en-US"/>
        </w:rPr>
        <w:t>Medema</w:t>
      </w:r>
      <w:proofErr w:type="spellEnd"/>
      <w:r w:rsidRPr="00B260A7">
        <w:rPr>
          <w:rFonts w:ascii="Times New Roman" w:eastAsia="ArialMT" w:hAnsi="Times New Roman" w:cs="Times New Roman"/>
          <w:color w:val="000000" w:themeColor="text1"/>
          <w:sz w:val="24"/>
          <w:szCs w:val="24"/>
          <w:lang w:val="en-US"/>
        </w:rPr>
        <w:t xml:space="preserve">, G., </w:t>
      </w:r>
      <w:proofErr w:type="spellStart"/>
      <w:r w:rsidRPr="00B260A7">
        <w:rPr>
          <w:rFonts w:ascii="Times New Roman" w:eastAsia="ArialMT" w:hAnsi="Times New Roman" w:cs="Times New Roman"/>
          <w:color w:val="000000" w:themeColor="text1"/>
          <w:sz w:val="24"/>
          <w:szCs w:val="24"/>
          <w:lang w:val="en-US"/>
        </w:rPr>
        <w:t>Heijnen</w:t>
      </w:r>
      <w:proofErr w:type="spellEnd"/>
      <w:r w:rsidRPr="00B260A7">
        <w:rPr>
          <w:rFonts w:ascii="Times New Roman" w:eastAsia="ArialMT" w:hAnsi="Times New Roman" w:cs="Times New Roman"/>
          <w:color w:val="000000" w:themeColor="text1"/>
          <w:sz w:val="24"/>
          <w:szCs w:val="24"/>
          <w:lang w:val="en-US"/>
        </w:rPr>
        <w:t xml:space="preserve">, L., </w:t>
      </w:r>
      <w:proofErr w:type="spellStart"/>
      <w:r w:rsidRPr="00B260A7">
        <w:rPr>
          <w:rFonts w:ascii="Times New Roman" w:eastAsia="ArialMT" w:hAnsi="Times New Roman" w:cs="Times New Roman"/>
          <w:color w:val="000000" w:themeColor="text1"/>
          <w:sz w:val="24"/>
          <w:szCs w:val="24"/>
          <w:lang w:val="en-US"/>
        </w:rPr>
        <w:t>Elsinga</w:t>
      </w:r>
      <w:proofErr w:type="spellEnd"/>
      <w:r w:rsidRPr="00B260A7">
        <w:rPr>
          <w:rFonts w:ascii="Times New Roman" w:eastAsia="ArialMT" w:hAnsi="Times New Roman" w:cs="Times New Roman"/>
          <w:color w:val="000000" w:themeColor="text1"/>
          <w:sz w:val="24"/>
          <w:szCs w:val="24"/>
          <w:lang w:val="en-US"/>
        </w:rPr>
        <w:t>, G. &amp;</w:t>
      </w:r>
      <w:proofErr w:type="spellStart"/>
      <w:r w:rsidRPr="00B260A7">
        <w:rPr>
          <w:rFonts w:ascii="Times New Roman" w:eastAsia="ArialMT" w:hAnsi="Times New Roman" w:cs="Times New Roman"/>
          <w:color w:val="000000" w:themeColor="text1"/>
          <w:sz w:val="24"/>
          <w:szCs w:val="24"/>
          <w:lang w:val="en-US"/>
        </w:rPr>
        <w:t>Italiaander</w:t>
      </w:r>
      <w:proofErr w:type="spellEnd"/>
      <w:r w:rsidRPr="00B260A7">
        <w:rPr>
          <w:rFonts w:ascii="Times New Roman" w:eastAsia="ArialMT" w:hAnsi="Times New Roman" w:cs="Times New Roman"/>
          <w:color w:val="000000" w:themeColor="text1"/>
          <w:sz w:val="24"/>
          <w:szCs w:val="24"/>
          <w:lang w:val="en-US"/>
        </w:rPr>
        <w:t>, R., 2020. Presence of SARS-Coronavirus-2 RNA in sewage and correlation with reported COVID-19 prevalence in the early stage of the epidemic in the Netherlands. Environmental. Science Technology Letters. DOI: 10.1021/acs.estlett.0c00357</w:t>
      </w:r>
    </w:p>
    <w:p w14:paraId="08646A8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44. </w:t>
      </w:r>
      <w:proofErr w:type="spellStart"/>
      <w:r w:rsidRPr="00B260A7">
        <w:rPr>
          <w:rFonts w:ascii="Times New Roman" w:eastAsia="ArialMT" w:hAnsi="Times New Roman" w:cs="Times New Roman"/>
          <w:color w:val="000000" w:themeColor="text1"/>
          <w:sz w:val="24"/>
          <w:szCs w:val="24"/>
          <w:lang w:val="en-US"/>
        </w:rPr>
        <w:t>Mizumoto</w:t>
      </w:r>
      <w:proofErr w:type="spellEnd"/>
      <w:r w:rsidRPr="00B260A7">
        <w:rPr>
          <w:rFonts w:ascii="Times New Roman" w:eastAsia="ArialMT" w:hAnsi="Times New Roman" w:cs="Times New Roman"/>
          <w:color w:val="000000" w:themeColor="text1"/>
          <w:sz w:val="24"/>
          <w:szCs w:val="24"/>
          <w:lang w:val="en-US"/>
        </w:rPr>
        <w:t xml:space="preserve"> K, </w:t>
      </w:r>
      <w:proofErr w:type="spellStart"/>
      <w:r w:rsidRPr="00B260A7">
        <w:rPr>
          <w:rFonts w:ascii="Times New Roman" w:eastAsia="ArialMT" w:hAnsi="Times New Roman" w:cs="Times New Roman"/>
          <w:color w:val="000000" w:themeColor="text1"/>
          <w:sz w:val="24"/>
          <w:szCs w:val="24"/>
          <w:lang w:val="en-US"/>
        </w:rPr>
        <w:t>Kagay</w:t>
      </w:r>
      <w:proofErr w:type="spellEnd"/>
      <w:r w:rsidRPr="00B260A7">
        <w:rPr>
          <w:rFonts w:ascii="Times New Roman" w:eastAsia="ArialMT" w:hAnsi="Times New Roman" w:cs="Times New Roman"/>
          <w:color w:val="000000" w:themeColor="text1"/>
          <w:sz w:val="24"/>
          <w:szCs w:val="24"/>
          <w:lang w:val="en-US"/>
        </w:rPr>
        <w:t xml:space="preserve"> A K, </w:t>
      </w:r>
      <w:proofErr w:type="spellStart"/>
      <w:r w:rsidRPr="00B260A7">
        <w:rPr>
          <w:rFonts w:ascii="Times New Roman" w:eastAsia="ArialMT" w:hAnsi="Times New Roman" w:cs="Times New Roman"/>
          <w:color w:val="000000" w:themeColor="text1"/>
          <w:sz w:val="24"/>
          <w:szCs w:val="24"/>
          <w:lang w:val="en-US"/>
        </w:rPr>
        <w:t>Zarebski</w:t>
      </w:r>
      <w:proofErr w:type="spellEnd"/>
      <w:r w:rsidRPr="00B260A7">
        <w:rPr>
          <w:rFonts w:ascii="Times New Roman" w:eastAsia="ArialMT" w:hAnsi="Times New Roman" w:cs="Times New Roman"/>
          <w:color w:val="000000" w:themeColor="text1"/>
          <w:sz w:val="24"/>
          <w:szCs w:val="24"/>
          <w:lang w:val="en-US"/>
        </w:rPr>
        <w:t xml:space="preserve"> A, </w:t>
      </w:r>
      <w:proofErr w:type="spellStart"/>
      <w:r w:rsidRPr="00B260A7">
        <w:rPr>
          <w:rFonts w:ascii="Times New Roman" w:eastAsia="ArialMT" w:hAnsi="Times New Roman" w:cs="Times New Roman"/>
          <w:color w:val="000000" w:themeColor="text1"/>
          <w:sz w:val="24"/>
          <w:szCs w:val="24"/>
          <w:lang w:val="en-US"/>
        </w:rPr>
        <w:t>Chowell</w:t>
      </w:r>
      <w:proofErr w:type="spellEnd"/>
      <w:r w:rsidRPr="00B260A7">
        <w:rPr>
          <w:rFonts w:ascii="Times New Roman" w:eastAsia="ArialMT" w:hAnsi="Times New Roman" w:cs="Times New Roman"/>
          <w:color w:val="000000" w:themeColor="text1"/>
          <w:sz w:val="24"/>
          <w:szCs w:val="24"/>
          <w:lang w:val="en-US"/>
        </w:rPr>
        <w:t xml:space="preserve"> G. Estimating the asymptomatic proportion of 257 coronavirus disease 2019 (COVID-19) cases on board the Diamond Princess cruise ship, Yokohama, 258 Japan, 2020. </w:t>
      </w:r>
      <w:proofErr w:type="spellStart"/>
      <w:r w:rsidRPr="00B260A7">
        <w:rPr>
          <w:rFonts w:ascii="Times New Roman" w:eastAsia="ArialMT" w:hAnsi="Times New Roman" w:cs="Times New Roman"/>
          <w:color w:val="000000" w:themeColor="text1"/>
          <w:sz w:val="24"/>
          <w:szCs w:val="24"/>
          <w:lang w:val="en-US"/>
        </w:rPr>
        <w:t>Eurosurveillance</w:t>
      </w:r>
      <w:proofErr w:type="spellEnd"/>
      <w:r w:rsidRPr="00B260A7">
        <w:rPr>
          <w:rFonts w:ascii="Times New Roman" w:eastAsia="ArialMT" w:hAnsi="Times New Roman" w:cs="Times New Roman"/>
          <w:color w:val="000000" w:themeColor="text1"/>
          <w:sz w:val="24"/>
          <w:szCs w:val="24"/>
          <w:lang w:val="en-US"/>
        </w:rPr>
        <w:t xml:space="preserve"> [Internet]. 12 March 2020 https:// www. eurosurveillance.org/content/10.28 07/1560 -7917. ES.2020.25.10.2000180</w:t>
      </w:r>
    </w:p>
    <w:p w14:paraId="0F57BEA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45. Mull, B. &amp; Hill, V.R., 2012. Recovery of diverse microbes in high turbidity surface water samples using dead-end ultrafiltration. J. Microbiol. Methods 91(3): 429-433.</w:t>
      </w:r>
    </w:p>
    <w:p w14:paraId="343A891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46. Nalla, A.K., </w:t>
      </w:r>
      <w:proofErr w:type="spellStart"/>
      <w:r w:rsidRPr="00B260A7">
        <w:rPr>
          <w:rFonts w:ascii="Times New Roman" w:eastAsia="ArialMT" w:hAnsi="Times New Roman" w:cs="Times New Roman"/>
          <w:color w:val="000000" w:themeColor="text1"/>
          <w:sz w:val="24"/>
          <w:szCs w:val="24"/>
          <w:lang w:val="en-US"/>
        </w:rPr>
        <w:t>Casto</w:t>
      </w:r>
      <w:proofErr w:type="spellEnd"/>
      <w:r w:rsidRPr="00B260A7">
        <w:rPr>
          <w:rFonts w:ascii="Times New Roman" w:eastAsia="ArialMT" w:hAnsi="Times New Roman" w:cs="Times New Roman"/>
          <w:color w:val="000000" w:themeColor="text1"/>
          <w:sz w:val="24"/>
          <w:szCs w:val="24"/>
          <w:lang w:val="en-US"/>
        </w:rPr>
        <w:t xml:space="preserve">, A.M., Huang, M.-L.W., </w:t>
      </w:r>
      <w:proofErr w:type="spellStart"/>
      <w:r w:rsidRPr="00B260A7">
        <w:rPr>
          <w:rFonts w:ascii="Times New Roman" w:eastAsia="ArialMT" w:hAnsi="Times New Roman" w:cs="Times New Roman"/>
          <w:color w:val="000000" w:themeColor="text1"/>
          <w:sz w:val="24"/>
          <w:szCs w:val="24"/>
          <w:lang w:val="en-US"/>
        </w:rPr>
        <w:t>Perchetti</w:t>
      </w:r>
      <w:proofErr w:type="spellEnd"/>
      <w:r w:rsidRPr="00B260A7">
        <w:rPr>
          <w:rFonts w:ascii="Times New Roman" w:eastAsia="ArialMT" w:hAnsi="Times New Roman" w:cs="Times New Roman"/>
          <w:color w:val="000000" w:themeColor="text1"/>
          <w:sz w:val="24"/>
          <w:szCs w:val="24"/>
          <w:lang w:val="en-US"/>
        </w:rPr>
        <w:t xml:space="preserve">, G.A., </w:t>
      </w:r>
      <w:proofErr w:type="spellStart"/>
      <w:r w:rsidRPr="00B260A7">
        <w:rPr>
          <w:rFonts w:ascii="Times New Roman" w:eastAsia="ArialMT" w:hAnsi="Times New Roman" w:cs="Times New Roman"/>
          <w:color w:val="000000" w:themeColor="text1"/>
          <w:sz w:val="24"/>
          <w:szCs w:val="24"/>
          <w:lang w:val="en-US"/>
        </w:rPr>
        <w:t>Sampoleo</w:t>
      </w:r>
      <w:proofErr w:type="spellEnd"/>
      <w:r w:rsidRPr="00B260A7">
        <w:rPr>
          <w:rFonts w:ascii="Times New Roman" w:eastAsia="ArialMT" w:hAnsi="Times New Roman" w:cs="Times New Roman"/>
          <w:color w:val="000000" w:themeColor="text1"/>
          <w:sz w:val="24"/>
          <w:szCs w:val="24"/>
          <w:lang w:val="en-US"/>
        </w:rPr>
        <w:t xml:space="preserve">, R., Shrestha, L., Wei, Y., Zhu, </w:t>
      </w:r>
      <w:proofErr w:type="spellStart"/>
      <w:proofErr w:type="gramStart"/>
      <w:r w:rsidRPr="00B260A7">
        <w:rPr>
          <w:rFonts w:ascii="Times New Roman" w:eastAsia="ArialMT" w:hAnsi="Times New Roman" w:cs="Times New Roman"/>
          <w:color w:val="000000" w:themeColor="text1"/>
          <w:sz w:val="24"/>
          <w:szCs w:val="24"/>
          <w:lang w:val="en-US"/>
        </w:rPr>
        <w:t>H.,Jerome</w:t>
      </w:r>
      <w:proofErr w:type="spellEnd"/>
      <w:proofErr w:type="gramEnd"/>
      <w:r w:rsidRPr="00B260A7">
        <w:rPr>
          <w:rFonts w:ascii="Times New Roman" w:eastAsia="ArialMT" w:hAnsi="Times New Roman" w:cs="Times New Roman"/>
          <w:color w:val="000000" w:themeColor="text1"/>
          <w:sz w:val="24"/>
          <w:szCs w:val="24"/>
          <w:lang w:val="en-US"/>
        </w:rPr>
        <w:t>, K.R. &amp;</w:t>
      </w:r>
      <w:proofErr w:type="spellStart"/>
      <w:r w:rsidRPr="00B260A7">
        <w:rPr>
          <w:rFonts w:ascii="Times New Roman" w:eastAsia="ArialMT" w:hAnsi="Times New Roman" w:cs="Times New Roman"/>
          <w:color w:val="000000" w:themeColor="text1"/>
          <w:sz w:val="24"/>
          <w:szCs w:val="24"/>
          <w:lang w:val="en-US"/>
        </w:rPr>
        <w:t>Greninger</w:t>
      </w:r>
      <w:proofErr w:type="spellEnd"/>
      <w:r w:rsidRPr="00B260A7">
        <w:rPr>
          <w:rFonts w:ascii="Times New Roman" w:eastAsia="ArialMT" w:hAnsi="Times New Roman" w:cs="Times New Roman"/>
          <w:color w:val="000000" w:themeColor="text1"/>
          <w:sz w:val="24"/>
          <w:szCs w:val="24"/>
          <w:lang w:val="en-US"/>
        </w:rPr>
        <w:t>, A.L., 2020. Comparative Performance of SARS-CoV-2 Detection Assays using Seven Different Primer/Probe Sets and One Assay Kit. Journal of Clinical Microbiology. DOI:10.1128/JCM.00557-20</w:t>
      </w:r>
    </w:p>
    <w:p w14:paraId="44AA824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47. </w:t>
      </w:r>
      <w:proofErr w:type="spellStart"/>
      <w:r w:rsidRPr="00B260A7">
        <w:rPr>
          <w:rFonts w:ascii="Times New Roman" w:eastAsia="ArialMT" w:hAnsi="Times New Roman" w:cs="Times New Roman"/>
          <w:color w:val="000000" w:themeColor="text1"/>
          <w:sz w:val="24"/>
          <w:szCs w:val="24"/>
          <w:lang w:val="en-US"/>
        </w:rPr>
        <w:t>Nozaic</w:t>
      </w:r>
      <w:proofErr w:type="spellEnd"/>
      <w:r w:rsidRPr="00B260A7">
        <w:rPr>
          <w:rFonts w:ascii="Times New Roman" w:eastAsia="ArialMT" w:hAnsi="Times New Roman" w:cs="Times New Roman"/>
          <w:color w:val="000000" w:themeColor="text1"/>
          <w:sz w:val="24"/>
          <w:szCs w:val="24"/>
          <w:lang w:val="en-US"/>
        </w:rPr>
        <w:t>, D.J &amp; Freese, S.D., 2009. Process design manual for small wastewater works. WRC Report No. TT 389/09.</w:t>
      </w:r>
    </w:p>
    <w:p w14:paraId="5C5419A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48. </w:t>
      </w:r>
      <w:proofErr w:type="spellStart"/>
      <w:r w:rsidRPr="00B260A7">
        <w:rPr>
          <w:rFonts w:ascii="Times New Roman" w:eastAsia="ArialMT" w:hAnsi="Times New Roman" w:cs="Times New Roman"/>
          <w:color w:val="000000" w:themeColor="text1"/>
          <w:sz w:val="24"/>
          <w:szCs w:val="24"/>
          <w:lang w:val="en-US"/>
        </w:rPr>
        <w:t>Peccia</w:t>
      </w:r>
      <w:proofErr w:type="spellEnd"/>
      <w:r w:rsidRPr="00B260A7">
        <w:rPr>
          <w:rFonts w:ascii="Times New Roman" w:eastAsia="ArialMT" w:hAnsi="Times New Roman" w:cs="Times New Roman"/>
          <w:color w:val="000000" w:themeColor="text1"/>
          <w:sz w:val="24"/>
          <w:szCs w:val="24"/>
          <w:lang w:val="en-US"/>
        </w:rPr>
        <w:t xml:space="preserve">, J., </w:t>
      </w:r>
      <w:proofErr w:type="spellStart"/>
      <w:r w:rsidRPr="00B260A7">
        <w:rPr>
          <w:rFonts w:ascii="Times New Roman" w:eastAsia="ArialMT" w:hAnsi="Times New Roman" w:cs="Times New Roman"/>
          <w:color w:val="000000" w:themeColor="text1"/>
          <w:sz w:val="24"/>
          <w:szCs w:val="24"/>
          <w:lang w:val="en-US"/>
        </w:rPr>
        <w:t>Zulli</w:t>
      </w:r>
      <w:proofErr w:type="spellEnd"/>
      <w:r w:rsidRPr="00B260A7">
        <w:rPr>
          <w:rFonts w:ascii="Times New Roman" w:eastAsia="ArialMT" w:hAnsi="Times New Roman" w:cs="Times New Roman"/>
          <w:color w:val="000000" w:themeColor="text1"/>
          <w:sz w:val="24"/>
          <w:szCs w:val="24"/>
          <w:lang w:val="en-US"/>
        </w:rPr>
        <w:t xml:space="preserve">, A., </w:t>
      </w:r>
      <w:proofErr w:type="spellStart"/>
      <w:r w:rsidRPr="00B260A7">
        <w:rPr>
          <w:rFonts w:ascii="Times New Roman" w:eastAsia="ArialMT" w:hAnsi="Times New Roman" w:cs="Times New Roman"/>
          <w:color w:val="000000" w:themeColor="text1"/>
          <w:sz w:val="24"/>
          <w:szCs w:val="24"/>
          <w:lang w:val="en-US"/>
        </w:rPr>
        <w:t>Brackney</w:t>
      </w:r>
      <w:proofErr w:type="spellEnd"/>
      <w:r w:rsidRPr="00B260A7">
        <w:rPr>
          <w:rFonts w:ascii="Times New Roman" w:eastAsia="ArialMT" w:hAnsi="Times New Roman" w:cs="Times New Roman"/>
          <w:color w:val="000000" w:themeColor="text1"/>
          <w:sz w:val="24"/>
          <w:szCs w:val="24"/>
          <w:lang w:val="en-US"/>
        </w:rPr>
        <w:t xml:space="preserve">, D.E., </w:t>
      </w:r>
      <w:proofErr w:type="spellStart"/>
      <w:r w:rsidRPr="00B260A7">
        <w:rPr>
          <w:rFonts w:ascii="Times New Roman" w:eastAsia="ArialMT" w:hAnsi="Times New Roman" w:cs="Times New Roman"/>
          <w:color w:val="000000" w:themeColor="text1"/>
          <w:sz w:val="24"/>
          <w:szCs w:val="24"/>
          <w:lang w:val="en-US"/>
        </w:rPr>
        <w:t>Grubaugh</w:t>
      </w:r>
      <w:proofErr w:type="spellEnd"/>
      <w:r w:rsidRPr="00B260A7">
        <w:rPr>
          <w:rFonts w:ascii="Times New Roman" w:eastAsia="ArialMT" w:hAnsi="Times New Roman" w:cs="Times New Roman"/>
          <w:color w:val="000000" w:themeColor="text1"/>
          <w:sz w:val="24"/>
          <w:szCs w:val="24"/>
          <w:lang w:val="en-US"/>
        </w:rPr>
        <w:t>, N.D, Kaplan, E.H., Casanovas-</w:t>
      </w:r>
      <w:proofErr w:type="spellStart"/>
      <w:r w:rsidRPr="00B260A7">
        <w:rPr>
          <w:rFonts w:ascii="Times New Roman" w:eastAsia="ArialMT" w:hAnsi="Times New Roman" w:cs="Times New Roman"/>
          <w:color w:val="000000" w:themeColor="text1"/>
          <w:sz w:val="24"/>
          <w:szCs w:val="24"/>
          <w:lang w:val="en-US"/>
        </w:rPr>
        <w:t>Massana</w:t>
      </w:r>
      <w:proofErr w:type="spellEnd"/>
      <w:r w:rsidRPr="00B260A7">
        <w:rPr>
          <w:rFonts w:ascii="Times New Roman" w:eastAsia="ArialMT" w:hAnsi="Times New Roman" w:cs="Times New Roman"/>
          <w:color w:val="000000" w:themeColor="text1"/>
          <w:sz w:val="24"/>
          <w:szCs w:val="24"/>
          <w:lang w:val="en-US"/>
        </w:rPr>
        <w:t xml:space="preserve">, A., Ko. A.I., </w:t>
      </w:r>
      <w:proofErr w:type="spellStart"/>
      <w:r w:rsidRPr="00B260A7">
        <w:rPr>
          <w:rFonts w:ascii="Times New Roman" w:eastAsia="ArialMT" w:hAnsi="Times New Roman" w:cs="Times New Roman"/>
          <w:color w:val="000000" w:themeColor="text1"/>
          <w:sz w:val="24"/>
          <w:szCs w:val="24"/>
          <w:lang w:val="en-US"/>
        </w:rPr>
        <w:t>Amyn</w:t>
      </w:r>
      <w:proofErr w:type="spellEnd"/>
      <w:r w:rsidRPr="00B260A7">
        <w:rPr>
          <w:rFonts w:ascii="Times New Roman" w:eastAsia="ArialMT" w:hAnsi="Times New Roman" w:cs="Times New Roman"/>
          <w:color w:val="000000" w:themeColor="text1"/>
          <w:sz w:val="24"/>
          <w:szCs w:val="24"/>
          <w:lang w:val="en-US"/>
        </w:rPr>
        <w:t xml:space="preserve"> A.M., Wang, D., Wang, M., Weinberger, D.M., &amp; Omer, S.B., 2020. SARS-CoV-2 RNA concentrations in primary municipal sewage sludge as a leading indicator of COVID-19 outbreak dynamics.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://doi.org/10.1101/2020.05.19.20105999</w:t>
      </w:r>
      <w:proofErr w:type="gramEnd"/>
    </w:p>
    <w:p w14:paraId="216A242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49. Pinto RM, </w:t>
      </w:r>
      <w:proofErr w:type="spellStart"/>
      <w:r w:rsidRPr="00B260A7">
        <w:rPr>
          <w:rFonts w:ascii="Times New Roman" w:eastAsia="ArialMT" w:hAnsi="Times New Roman" w:cs="Times New Roman"/>
          <w:color w:val="000000" w:themeColor="text1"/>
          <w:sz w:val="24"/>
          <w:szCs w:val="24"/>
          <w:lang w:val="en-US"/>
        </w:rPr>
        <w:t>Costafreda</w:t>
      </w:r>
      <w:proofErr w:type="spellEnd"/>
      <w:r w:rsidRPr="00B260A7">
        <w:rPr>
          <w:rFonts w:ascii="Times New Roman" w:eastAsia="ArialMT" w:hAnsi="Times New Roman" w:cs="Times New Roman"/>
          <w:color w:val="000000" w:themeColor="text1"/>
          <w:sz w:val="24"/>
          <w:szCs w:val="24"/>
          <w:lang w:val="en-US"/>
        </w:rPr>
        <w:t xml:space="preserve"> MI, Bosch A., 2009. Risk assessment in shellfish-borne outbreaks of hepatitis A.</w:t>
      </w:r>
    </w:p>
    <w:p w14:paraId="7FF9638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Applied and Environmental Microbiology. 75(23):7350-5.</w:t>
      </w:r>
    </w:p>
    <w:p w14:paraId="1D6CF65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50. Randazzo, W., Cuevas-</w:t>
      </w:r>
      <w:proofErr w:type="spellStart"/>
      <w:r w:rsidRPr="00B260A7">
        <w:rPr>
          <w:rFonts w:ascii="Times New Roman" w:eastAsia="ArialMT" w:hAnsi="Times New Roman" w:cs="Times New Roman"/>
          <w:color w:val="000000" w:themeColor="text1"/>
          <w:sz w:val="24"/>
          <w:szCs w:val="24"/>
          <w:lang w:val="en-US"/>
        </w:rPr>
        <w:t>Ferrando</w:t>
      </w:r>
      <w:proofErr w:type="spellEnd"/>
      <w:r w:rsidRPr="00B260A7">
        <w:rPr>
          <w:rFonts w:ascii="Times New Roman" w:eastAsia="ArialMT" w:hAnsi="Times New Roman" w:cs="Times New Roman"/>
          <w:color w:val="000000" w:themeColor="text1"/>
          <w:sz w:val="24"/>
          <w:szCs w:val="24"/>
          <w:lang w:val="en-US"/>
        </w:rPr>
        <w:t xml:space="preserve">, E., </w:t>
      </w:r>
      <w:proofErr w:type="spellStart"/>
      <w:r w:rsidRPr="00B260A7">
        <w:rPr>
          <w:rFonts w:ascii="Times New Roman" w:eastAsia="ArialMT" w:hAnsi="Times New Roman" w:cs="Times New Roman"/>
          <w:color w:val="000000" w:themeColor="text1"/>
          <w:sz w:val="24"/>
          <w:szCs w:val="24"/>
          <w:lang w:val="en-US"/>
        </w:rPr>
        <w:t>Sanjuan</w:t>
      </w:r>
      <w:proofErr w:type="spellEnd"/>
      <w:r w:rsidRPr="00B260A7">
        <w:rPr>
          <w:rFonts w:ascii="Times New Roman" w:eastAsia="ArialMT" w:hAnsi="Times New Roman" w:cs="Times New Roman"/>
          <w:color w:val="000000" w:themeColor="text1"/>
          <w:sz w:val="24"/>
          <w:szCs w:val="24"/>
          <w:lang w:val="en-US"/>
        </w:rPr>
        <w:t>, R., Domingo-</w:t>
      </w:r>
      <w:proofErr w:type="spellStart"/>
      <w:r w:rsidRPr="00B260A7">
        <w:rPr>
          <w:rFonts w:ascii="Times New Roman" w:eastAsia="ArialMT" w:hAnsi="Times New Roman" w:cs="Times New Roman"/>
          <w:color w:val="000000" w:themeColor="text1"/>
          <w:sz w:val="24"/>
          <w:szCs w:val="24"/>
          <w:lang w:val="en-US"/>
        </w:rPr>
        <w:t>Calap</w:t>
      </w:r>
      <w:proofErr w:type="spellEnd"/>
      <w:r w:rsidRPr="00B260A7">
        <w:rPr>
          <w:rFonts w:ascii="Times New Roman" w:eastAsia="ArialMT" w:hAnsi="Times New Roman" w:cs="Times New Roman"/>
          <w:color w:val="000000" w:themeColor="text1"/>
          <w:sz w:val="24"/>
          <w:szCs w:val="24"/>
          <w:lang w:val="en-US"/>
        </w:rPr>
        <w:t>, P., &amp; Sanchez, G., 2020a.</w:t>
      </w:r>
    </w:p>
    <w:p w14:paraId="7832FA1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Metropolitan wastewater analysis for COVID-19 epidemiological surveillance.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://doi.org/10.1101/2020.04.23.20076679</w:t>
      </w:r>
      <w:proofErr w:type="gramEnd"/>
      <w:r w:rsidRPr="00B260A7">
        <w:rPr>
          <w:rFonts w:ascii="Times New Roman" w:eastAsia="ArialMT" w:hAnsi="Times New Roman" w:cs="Times New Roman"/>
          <w:color w:val="000000" w:themeColor="text1"/>
          <w:sz w:val="24"/>
          <w:szCs w:val="24"/>
          <w:lang w:val="en-US"/>
        </w:rPr>
        <w:t>.</w:t>
      </w:r>
    </w:p>
    <w:p w14:paraId="56B1FF3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51. Randazzo, W., </w:t>
      </w:r>
      <w:proofErr w:type="spellStart"/>
      <w:r w:rsidRPr="00B260A7">
        <w:rPr>
          <w:rFonts w:ascii="Times New Roman" w:eastAsia="ArialMT" w:hAnsi="Times New Roman" w:cs="Times New Roman"/>
          <w:color w:val="000000" w:themeColor="text1"/>
          <w:sz w:val="24"/>
          <w:szCs w:val="24"/>
          <w:lang w:val="en-US"/>
        </w:rPr>
        <w:t>Truchado</w:t>
      </w:r>
      <w:proofErr w:type="spellEnd"/>
      <w:r w:rsidRPr="00B260A7">
        <w:rPr>
          <w:rFonts w:ascii="Times New Roman" w:eastAsia="ArialMT" w:hAnsi="Times New Roman" w:cs="Times New Roman"/>
          <w:color w:val="000000" w:themeColor="text1"/>
          <w:sz w:val="24"/>
          <w:szCs w:val="24"/>
          <w:lang w:val="en-US"/>
        </w:rPr>
        <w:t xml:space="preserve">, P., </w:t>
      </w:r>
      <w:proofErr w:type="spellStart"/>
      <w:r w:rsidRPr="00B260A7">
        <w:rPr>
          <w:rFonts w:ascii="Times New Roman" w:eastAsia="ArialMT" w:hAnsi="Times New Roman" w:cs="Times New Roman"/>
          <w:color w:val="000000" w:themeColor="text1"/>
          <w:sz w:val="24"/>
          <w:szCs w:val="24"/>
          <w:lang w:val="en-US"/>
        </w:rPr>
        <w:t>Ferranfo</w:t>
      </w:r>
      <w:proofErr w:type="spellEnd"/>
      <w:r w:rsidRPr="00B260A7">
        <w:rPr>
          <w:rFonts w:ascii="Times New Roman" w:eastAsia="ArialMT" w:hAnsi="Times New Roman" w:cs="Times New Roman"/>
          <w:color w:val="000000" w:themeColor="text1"/>
          <w:sz w:val="24"/>
          <w:szCs w:val="24"/>
          <w:lang w:val="en-US"/>
        </w:rPr>
        <w:t>, E.C., Simon, P., Allende, A., &amp; Sanchez, G., 2020b. SARS-CoV-2 RNA titers in wastewater anticipated COVID-19 occurrence in a low prevalence area. Water Research.115942.</w:t>
      </w:r>
    </w:p>
    <w:p w14:paraId="059851A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52. Randazzo, W., </w:t>
      </w:r>
      <w:proofErr w:type="spellStart"/>
      <w:r w:rsidRPr="00B260A7">
        <w:rPr>
          <w:rFonts w:ascii="Times New Roman" w:eastAsia="ArialMT" w:hAnsi="Times New Roman" w:cs="Times New Roman"/>
          <w:color w:val="000000" w:themeColor="text1"/>
          <w:sz w:val="24"/>
          <w:szCs w:val="24"/>
          <w:lang w:val="en-US"/>
        </w:rPr>
        <w:t>Piqueras</w:t>
      </w:r>
      <w:proofErr w:type="spellEnd"/>
      <w:r w:rsidRPr="00B260A7">
        <w:rPr>
          <w:rFonts w:ascii="Times New Roman" w:eastAsia="ArialMT" w:hAnsi="Times New Roman" w:cs="Times New Roman"/>
          <w:color w:val="000000" w:themeColor="text1"/>
          <w:sz w:val="24"/>
          <w:szCs w:val="24"/>
          <w:lang w:val="en-US"/>
        </w:rPr>
        <w:t xml:space="preserve">, J., </w:t>
      </w:r>
      <w:proofErr w:type="spellStart"/>
      <w:r w:rsidRPr="00B260A7">
        <w:rPr>
          <w:rFonts w:ascii="Times New Roman" w:eastAsia="ArialMT" w:hAnsi="Times New Roman" w:cs="Times New Roman"/>
          <w:color w:val="000000" w:themeColor="text1"/>
          <w:sz w:val="24"/>
          <w:szCs w:val="24"/>
          <w:lang w:val="en-US"/>
        </w:rPr>
        <w:t>Evtoski</w:t>
      </w:r>
      <w:proofErr w:type="spellEnd"/>
      <w:r w:rsidRPr="00B260A7">
        <w:rPr>
          <w:rFonts w:ascii="Times New Roman" w:eastAsia="ArialMT" w:hAnsi="Times New Roman" w:cs="Times New Roman"/>
          <w:color w:val="000000" w:themeColor="text1"/>
          <w:sz w:val="24"/>
          <w:szCs w:val="24"/>
          <w:lang w:val="en-US"/>
        </w:rPr>
        <w:t xml:space="preserve">, Z., </w:t>
      </w:r>
      <w:proofErr w:type="spellStart"/>
      <w:r w:rsidRPr="00B260A7">
        <w:rPr>
          <w:rFonts w:ascii="Times New Roman" w:eastAsia="ArialMT" w:hAnsi="Times New Roman" w:cs="Times New Roman"/>
          <w:color w:val="000000" w:themeColor="text1"/>
          <w:sz w:val="24"/>
          <w:szCs w:val="24"/>
          <w:lang w:val="en-US"/>
        </w:rPr>
        <w:t>Sastre</w:t>
      </w:r>
      <w:proofErr w:type="spellEnd"/>
      <w:r w:rsidRPr="00B260A7">
        <w:rPr>
          <w:rFonts w:ascii="Times New Roman" w:eastAsia="ArialMT" w:hAnsi="Times New Roman" w:cs="Times New Roman"/>
          <w:color w:val="000000" w:themeColor="text1"/>
          <w:sz w:val="24"/>
          <w:szCs w:val="24"/>
          <w:lang w:val="en-US"/>
        </w:rPr>
        <w:t>, G., Sancho, R., Gonzalez, C. &amp; Sanchez G. 2019.Interlaboratory comparative study to detect potentially infectious human enteric viruses in influent and effluent waters. Food Environmental. Virology. DOI: 10.1007/s12560-019-09392-2.</w:t>
      </w:r>
    </w:p>
    <w:p w14:paraId="3F80118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53. </w:t>
      </w:r>
      <w:proofErr w:type="spellStart"/>
      <w:r w:rsidRPr="00B260A7">
        <w:rPr>
          <w:rFonts w:ascii="Times New Roman" w:eastAsia="ArialMT" w:hAnsi="Times New Roman" w:cs="Times New Roman"/>
          <w:color w:val="000000" w:themeColor="text1"/>
          <w:sz w:val="24"/>
          <w:szCs w:val="24"/>
          <w:lang w:val="en-US"/>
        </w:rPr>
        <w:t>Rimoldi</w:t>
      </w:r>
      <w:proofErr w:type="spellEnd"/>
      <w:r w:rsidRPr="00B260A7">
        <w:rPr>
          <w:rFonts w:ascii="Times New Roman" w:eastAsia="ArialMT" w:hAnsi="Times New Roman" w:cs="Times New Roman"/>
          <w:color w:val="000000" w:themeColor="text1"/>
          <w:sz w:val="24"/>
          <w:szCs w:val="24"/>
          <w:lang w:val="en-US"/>
        </w:rPr>
        <w:t xml:space="preserve">, S.G., Stefani, F., </w:t>
      </w:r>
      <w:proofErr w:type="spellStart"/>
      <w:r w:rsidRPr="00B260A7">
        <w:rPr>
          <w:rFonts w:ascii="Times New Roman" w:eastAsia="ArialMT" w:hAnsi="Times New Roman" w:cs="Times New Roman"/>
          <w:color w:val="000000" w:themeColor="text1"/>
          <w:sz w:val="24"/>
          <w:szCs w:val="24"/>
          <w:lang w:val="en-US"/>
        </w:rPr>
        <w:t>Gigantiello</w:t>
      </w:r>
      <w:proofErr w:type="spellEnd"/>
      <w:r w:rsidRPr="00B260A7">
        <w:rPr>
          <w:rFonts w:ascii="Times New Roman" w:eastAsia="ArialMT" w:hAnsi="Times New Roman" w:cs="Times New Roman"/>
          <w:color w:val="000000" w:themeColor="text1"/>
          <w:sz w:val="24"/>
          <w:szCs w:val="24"/>
          <w:lang w:val="en-US"/>
        </w:rPr>
        <w:t xml:space="preserve">, A., </w:t>
      </w:r>
      <w:proofErr w:type="spellStart"/>
      <w:r w:rsidRPr="00B260A7">
        <w:rPr>
          <w:rFonts w:ascii="Times New Roman" w:eastAsia="ArialMT" w:hAnsi="Times New Roman" w:cs="Times New Roman"/>
          <w:color w:val="000000" w:themeColor="text1"/>
          <w:sz w:val="24"/>
          <w:szCs w:val="24"/>
          <w:lang w:val="en-US"/>
        </w:rPr>
        <w:t>Polesello</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Comandatore</w:t>
      </w:r>
      <w:proofErr w:type="spellEnd"/>
      <w:r w:rsidRPr="00B260A7">
        <w:rPr>
          <w:rFonts w:ascii="Times New Roman" w:eastAsia="ArialMT" w:hAnsi="Times New Roman" w:cs="Times New Roman"/>
          <w:color w:val="000000" w:themeColor="text1"/>
          <w:sz w:val="24"/>
          <w:szCs w:val="24"/>
          <w:lang w:val="en-US"/>
        </w:rPr>
        <w:t xml:space="preserve">, F., </w:t>
      </w:r>
      <w:proofErr w:type="spellStart"/>
      <w:r w:rsidRPr="00B260A7">
        <w:rPr>
          <w:rFonts w:ascii="Times New Roman" w:eastAsia="ArialMT" w:hAnsi="Times New Roman" w:cs="Times New Roman"/>
          <w:color w:val="000000" w:themeColor="text1"/>
          <w:sz w:val="24"/>
          <w:szCs w:val="24"/>
          <w:lang w:val="en-US"/>
        </w:rPr>
        <w:t>Mileto</w:t>
      </w:r>
      <w:proofErr w:type="spellEnd"/>
      <w:r w:rsidRPr="00B260A7">
        <w:rPr>
          <w:rFonts w:ascii="Times New Roman" w:eastAsia="ArialMT" w:hAnsi="Times New Roman" w:cs="Times New Roman"/>
          <w:color w:val="000000" w:themeColor="text1"/>
          <w:sz w:val="24"/>
          <w:szCs w:val="24"/>
          <w:lang w:val="en-US"/>
        </w:rPr>
        <w:t xml:space="preserve">, D., </w:t>
      </w:r>
      <w:proofErr w:type="spellStart"/>
      <w:r w:rsidRPr="00B260A7">
        <w:rPr>
          <w:rFonts w:ascii="Times New Roman" w:eastAsia="ArialMT" w:hAnsi="Times New Roman" w:cs="Times New Roman"/>
          <w:color w:val="000000" w:themeColor="text1"/>
          <w:sz w:val="24"/>
          <w:szCs w:val="24"/>
          <w:lang w:val="en-US"/>
        </w:rPr>
        <w:t>Maresca</w:t>
      </w:r>
      <w:proofErr w:type="spellEnd"/>
      <w:r w:rsidRPr="00B260A7">
        <w:rPr>
          <w:rFonts w:ascii="Times New Roman" w:eastAsia="ArialMT" w:hAnsi="Times New Roman" w:cs="Times New Roman"/>
          <w:color w:val="000000" w:themeColor="text1"/>
          <w:sz w:val="24"/>
          <w:szCs w:val="24"/>
          <w:lang w:val="en-US"/>
        </w:rPr>
        <w:t xml:space="preserve">, </w:t>
      </w:r>
      <w:proofErr w:type="gramStart"/>
      <w:r w:rsidRPr="00B260A7">
        <w:rPr>
          <w:rFonts w:ascii="Times New Roman" w:eastAsia="ArialMT" w:hAnsi="Times New Roman" w:cs="Times New Roman"/>
          <w:color w:val="000000" w:themeColor="text1"/>
          <w:sz w:val="24"/>
          <w:szCs w:val="24"/>
          <w:lang w:val="en-US"/>
        </w:rPr>
        <w:t>M.,</w:t>
      </w:r>
      <w:proofErr w:type="spellStart"/>
      <w:r w:rsidRPr="00B260A7">
        <w:rPr>
          <w:rFonts w:ascii="Times New Roman" w:eastAsia="ArialMT" w:hAnsi="Times New Roman" w:cs="Times New Roman"/>
          <w:color w:val="000000" w:themeColor="text1"/>
          <w:sz w:val="24"/>
          <w:szCs w:val="24"/>
          <w:lang w:val="en-US"/>
        </w:rPr>
        <w:t>Longobardi</w:t>
      </w:r>
      <w:proofErr w:type="spellEnd"/>
      <w:proofErr w:type="gramEnd"/>
      <w:r w:rsidRPr="00B260A7">
        <w:rPr>
          <w:rFonts w:ascii="Times New Roman" w:eastAsia="ArialMT" w:hAnsi="Times New Roman" w:cs="Times New Roman"/>
          <w:color w:val="000000" w:themeColor="text1"/>
          <w:sz w:val="24"/>
          <w:szCs w:val="24"/>
          <w:lang w:val="en-US"/>
        </w:rPr>
        <w:t xml:space="preserve">, C., </w:t>
      </w:r>
      <w:proofErr w:type="spellStart"/>
      <w:r w:rsidRPr="00B260A7">
        <w:rPr>
          <w:rFonts w:ascii="Times New Roman" w:eastAsia="ArialMT" w:hAnsi="Times New Roman" w:cs="Times New Roman"/>
          <w:color w:val="000000" w:themeColor="text1"/>
          <w:sz w:val="24"/>
          <w:szCs w:val="24"/>
          <w:lang w:val="en-US"/>
        </w:rPr>
        <w:t>Mancon</w:t>
      </w:r>
      <w:proofErr w:type="spellEnd"/>
      <w:r w:rsidRPr="00B260A7">
        <w:rPr>
          <w:rFonts w:ascii="Times New Roman" w:eastAsia="ArialMT" w:hAnsi="Times New Roman" w:cs="Times New Roman"/>
          <w:color w:val="000000" w:themeColor="text1"/>
          <w:sz w:val="24"/>
          <w:szCs w:val="24"/>
          <w:lang w:val="en-US"/>
        </w:rPr>
        <w:t xml:space="preserve">, A., </w:t>
      </w:r>
      <w:proofErr w:type="spellStart"/>
      <w:r w:rsidRPr="00B260A7">
        <w:rPr>
          <w:rFonts w:ascii="Times New Roman" w:eastAsia="ArialMT" w:hAnsi="Times New Roman" w:cs="Times New Roman"/>
          <w:color w:val="000000" w:themeColor="text1"/>
          <w:sz w:val="24"/>
          <w:szCs w:val="24"/>
          <w:lang w:val="en-US"/>
        </w:rPr>
        <w:t>Romeri</w:t>
      </w:r>
      <w:proofErr w:type="spellEnd"/>
      <w:r w:rsidRPr="00B260A7">
        <w:rPr>
          <w:rFonts w:ascii="Times New Roman" w:eastAsia="ArialMT" w:hAnsi="Times New Roman" w:cs="Times New Roman"/>
          <w:color w:val="000000" w:themeColor="text1"/>
          <w:sz w:val="24"/>
          <w:szCs w:val="24"/>
          <w:lang w:val="en-US"/>
        </w:rPr>
        <w:t xml:space="preserve">, F., Pagani, C., Moja, L., </w:t>
      </w:r>
      <w:proofErr w:type="spellStart"/>
      <w:r w:rsidRPr="00B260A7">
        <w:rPr>
          <w:rFonts w:ascii="Times New Roman" w:eastAsia="ArialMT" w:hAnsi="Times New Roman" w:cs="Times New Roman"/>
          <w:color w:val="000000" w:themeColor="text1"/>
          <w:sz w:val="24"/>
          <w:szCs w:val="24"/>
          <w:lang w:val="en-US"/>
        </w:rPr>
        <w:t>Gismondo</w:t>
      </w:r>
      <w:proofErr w:type="spellEnd"/>
      <w:r w:rsidRPr="00B260A7">
        <w:rPr>
          <w:rFonts w:ascii="Times New Roman" w:eastAsia="ArialMT" w:hAnsi="Times New Roman" w:cs="Times New Roman"/>
          <w:color w:val="000000" w:themeColor="text1"/>
          <w:sz w:val="24"/>
          <w:szCs w:val="24"/>
          <w:lang w:val="en-US"/>
        </w:rPr>
        <w:t xml:space="preserve">, M.R., Salerno, F., </w:t>
      </w:r>
      <w:r w:rsidRPr="00B260A7">
        <w:rPr>
          <w:rFonts w:ascii="Times New Roman" w:eastAsia="ArialMT" w:hAnsi="Times New Roman" w:cs="Times New Roman"/>
          <w:color w:val="000000" w:themeColor="text1"/>
          <w:sz w:val="24"/>
          <w:szCs w:val="24"/>
          <w:lang w:val="en-US"/>
        </w:rPr>
        <w:lastRenderedPageBreak/>
        <w:t xml:space="preserve">2020.Presence and vitality of SARS-CoV-2 virus in wastewaters and rivers.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://doi.org/10.1101/2020.05.01.20086009</w:t>
      </w:r>
      <w:proofErr w:type="gramEnd"/>
    </w:p>
    <w:p w14:paraId="2F2D874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54. Roth-Cross, J.K., Bender, S.J., &amp; Weiss, S.R., 2008. Murine coronavirus mouse hepatitis virus is recognized by MDA5 and induces type I interferon in brain macrophages/</w:t>
      </w:r>
      <w:proofErr w:type="spellStart"/>
      <w:r w:rsidRPr="00B260A7">
        <w:rPr>
          <w:rFonts w:ascii="Times New Roman" w:eastAsia="ArialMT" w:hAnsi="Times New Roman" w:cs="Times New Roman"/>
          <w:color w:val="000000" w:themeColor="text1"/>
          <w:sz w:val="24"/>
          <w:szCs w:val="24"/>
          <w:lang w:val="en-US"/>
        </w:rPr>
        <w:t>microgila</w:t>
      </w:r>
      <w:proofErr w:type="spellEnd"/>
      <w:r w:rsidRPr="00B260A7">
        <w:rPr>
          <w:rFonts w:ascii="Times New Roman" w:eastAsia="ArialMT" w:hAnsi="Times New Roman" w:cs="Times New Roman"/>
          <w:color w:val="000000" w:themeColor="text1"/>
          <w:sz w:val="24"/>
          <w:szCs w:val="24"/>
          <w:lang w:val="en-US"/>
        </w:rPr>
        <w:t>. Journal of. Virology. 82:(20), 9829-9838.</w:t>
      </w:r>
    </w:p>
    <w:p w14:paraId="00AB150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55. </w:t>
      </w:r>
      <w:proofErr w:type="spellStart"/>
      <w:r w:rsidRPr="00B260A7">
        <w:rPr>
          <w:rFonts w:ascii="Times New Roman" w:eastAsia="ArialMT" w:hAnsi="Times New Roman" w:cs="Times New Roman"/>
          <w:color w:val="000000" w:themeColor="text1"/>
          <w:sz w:val="24"/>
          <w:szCs w:val="24"/>
          <w:lang w:val="en-US"/>
        </w:rPr>
        <w:t>Rusinol</w:t>
      </w:r>
      <w:proofErr w:type="spellEnd"/>
      <w:r w:rsidRPr="00B260A7">
        <w:rPr>
          <w:rFonts w:ascii="Times New Roman" w:eastAsia="ArialMT" w:hAnsi="Times New Roman" w:cs="Times New Roman"/>
          <w:color w:val="000000" w:themeColor="text1"/>
          <w:sz w:val="24"/>
          <w:szCs w:val="24"/>
          <w:lang w:val="en-US"/>
        </w:rPr>
        <w:t>, M., Martinez-</w:t>
      </w:r>
      <w:proofErr w:type="spellStart"/>
      <w:r w:rsidRPr="00B260A7">
        <w:rPr>
          <w:rFonts w:ascii="Times New Roman" w:eastAsia="ArialMT" w:hAnsi="Times New Roman" w:cs="Times New Roman"/>
          <w:color w:val="000000" w:themeColor="text1"/>
          <w:sz w:val="24"/>
          <w:szCs w:val="24"/>
          <w:lang w:val="en-US"/>
        </w:rPr>
        <w:t>Puchol</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Fores</w:t>
      </w:r>
      <w:proofErr w:type="spellEnd"/>
      <w:r w:rsidRPr="00B260A7">
        <w:rPr>
          <w:rFonts w:ascii="Times New Roman" w:eastAsia="ArialMT" w:hAnsi="Times New Roman" w:cs="Times New Roman"/>
          <w:color w:val="000000" w:themeColor="text1"/>
          <w:sz w:val="24"/>
          <w:szCs w:val="24"/>
          <w:lang w:val="en-US"/>
        </w:rPr>
        <w:t xml:space="preserve">, E., </w:t>
      </w:r>
      <w:proofErr w:type="spellStart"/>
      <w:r w:rsidRPr="00B260A7">
        <w:rPr>
          <w:rFonts w:ascii="Times New Roman" w:eastAsia="ArialMT" w:hAnsi="Times New Roman" w:cs="Times New Roman"/>
          <w:color w:val="000000" w:themeColor="text1"/>
          <w:sz w:val="24"/>
          <w:szCs w:val="24"/>
          <w:lang w:val="en-US"/>
        </w:rPr>
        <w:t>Itarte</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Girones</w:t>
      </w:r>
      <w:proofErr w:type="spellEnd"/>
      <w:r w:rsidRPr="00B260A7">
        <w:rPr>
          <w:rFonts w:ascii="Times New Roman" w:eastAsia="ArialMT" w:hAnsi="Times New Roman" w:cs="Times New Roman"/>
          <w:color w:val="000000" w:themeColor="text1"/>
          <w:sz w:val="24"/>
          <w:szCs w:val="24"/>
          <w:lang w:val="en-US"/>
        </w:rPr>
        <w:t>, R &amp;</w:t>
      </w:r>
      <w:proofErr w:type="spellStart"/>
      <w:r w:rsidRPr="00B260A7">
        <w:rPr>
          <w:rFonts w:ascii="Times New Roman" w:eastAsia="ArialMT" w:hAnsi="Times New Roman" w:cs="Times New Roman"/>
          <w:color w:val="000000" w:themeColor="text1"/>
          <w:sz w:val="24"/>
          <w:szCs w:val="24"/>
          <w:lang w:val="en-US"/>
        </w:rPr>
        <w:t>Bofill</w:t>
      </w:r>
      <w:proofErr w:type="spellEnd"/>
      <w:r w:rsidRPr="00B260A7">
        <w:rPr>
          <w:rFonts w:ascii="Times New Roman" w:eastAsia="ArialMT" w:hAnsi="Times New Roman" w:cs="Times New Roman"/>
          <w:color w:val="000000" w:themeColor="text1"/>
          <w:sz w:val="24"/>
          <w:szCs w:val="24"/>
          <w:lang w:val="en-US"/>
        </w:rPr>
        <w:t>-Mas, S., 2020. Concentration methods for the quantification of coronavirus and other potentially pandemic enveloped virus from wastewater. Current Opinion in Environmental Science &amp; Health. DOI:</w:t>
      </w:r>
    </w:p>
    <w:p w14:paraId="3E52281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https://doi.org/10.1016/j.coesh.2020.08.002</w:t>
      </w:r>
    </w:p>
    <w:p w14:paraId="70D830C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56. </w:t>
      </w:r>
      <w:proofErr w:type="spellStart"/>
      <w:r w:rsidRPr="00B260A7">
        <w:rPr>
          <w:rFonts w:ascii="Times New Roman" w:eastAsia="ArialMT" w:hAnsi="Times New Roman" w:cs="Times New Roman"/>
          <w:color w:val="000000" w:themeColor="text1"/>
          <w:sz w:val="24"/>
          <w:szCs w:val="24"/>
          <w:lang w:val="en-US"/>
        </w:rPr>
        <w:t>Sethuraman</w:t>
      </w:r>
      <w:proofErr w:type="spellEnd"/>
      <w:r w:rsidRPr="00B260A7">
        <w:rPr>
          <w:rFonts w:ascii="Times New Roman" w:eastAsia="ArialMT" w:hAnsi="Times New Roman" w:cs="Times New Roman"/>
          <w:color w:val="000000" w:themeColor="text1"/>
          <w:sz w:val="24"/>
          <w:szCs w:val="24"/>
          <w:lang w:val="en-US"/>
        </w:rPr>
        <w:t>, N., Jeremiah, S.S. &amp; Ryo, A. 2020. Interpreting diagnostic tests for SARS-CoV-2. JAMAdoi:10.1001/</w:t>
      </w:r>
      <w:proofErr w:type="spellStart"/>
      <w:r w:rsidRPr="00B260A7">
        <w:rPr>
          <w:rFonts w:ascii="Times New Roman" w:eastAsia="ArialMT" w:hAnsi="Times New Roman" w:cs="Times New Roman"/>
          <w:color w:val="000000" w:themeColor="text1"/>
          <w:sz w:val="24"/>
          <w:szCs w:val="24"/>
          <w:lang w:val="en-US"/>
        </w:rPr>
        <w:t>jama</w:t>
      </w:r>
      <w:proofErr w:type="spellEnd"/>
      <w:r w:rsidRPr="00B260A7">
        <w:rPr>
          <w:rFonts w:ascii="Times New Roman" w:eastAsia="ArialMT" w:hAnsi="Times New Roman" w:cs="Times New Roman"/>
          <w:color w:val="000000" w:themeColor="text1"/>
          <w:sz w:val="24"/>
          <w:szCs w:val="24"/>
          <w:lang w:val="en-US"/>
        </w:rPr>
        <w:t xml:space="preserve">. 2020.8259.57. </w:t>
      </w:r>
      <w:proofErr w:type="spellStart"/>
      <w:r w:rsidRPr="00B260A7">
        <w:rPr>
          <w:rFonts w:ascii="Times New Roman" w:eastAsia="ArialMT" w:hAnsi="Times New Roman" w:cs="Times New Roman"/>
          <w:color w:val="000000" w:themeColor="text1"/>
          <w:sz w:val="24"/>
          <w:szCs w:val="24"/>
          <w:lang w:val="en-US"/>
        </w:rPr>
        <w:t>Sima</w:t>
      </w:r>
      <w:proofErr w:type="spellEnd"/>
      <w:r w:rsidRPr="00B260A7">
        <w:rPr>
          <w:rFonts w:ascii="Times New Roman" w:eastAsia="ArialMT" w:hAnsi="Times New Roman" w:cs="Times New Roman"/>
          <w:color w:val="000000" w:themeColor="text1"/>
          <w:sz w:val="24"/>
          <w:szCs w:val="24"/>
          <w:lang w:val="en-US"/>
        </w:rPr>
        <w:t xml:space="preserve">, L.C., Schaeffer, J., Le </w:t>
      </w:r>
      <w:proofErr w:type="spellStart"/>
      <w:r w:rsidRPr="00B260A7">
        <w:rPr>
          <w:rFonts w:ascii="Times New Roman" w:eastAsia="ArialMT" w:hAnsi="Times New Roman" w:cs="Times New Roman"/>
          <w:color w:val="000000" w:themeColor="text1"/>
          <w:sz w:val="24"/>
          <w:szCs w:val="24"/>
          <w:lang w:val="en-US"/>
        </w:rPr>
        <w:t>Saux</w:t>
      </w:r>
      <w:proofErr w:type="spellEnd"/>
      <w:r w:rsidRPr="00B260A7">
        <w:rPr>
          <w:rFonts w:ascii="Times New Roman" w:eastAsia="ArialMT" w:hAnsi="Times New Roman" w:cs="Times New Roman"/>
          <w:color w:val="000000" w:themeColor="text1"/>
          <w:sz w:val="24"/>
          <w:szCs w:val="24"/>
          <w:lang w:val="en-US"/>
        </w:rPr>
        <w:t xml:space="preserve">, J.-C., </w:t>
      </w:r>
      <w:proofErr w:type="spellStart"/>
      <w:r w:rsidRPr="00B260A7">
        <w:rPr>
          <w:rFonts w:ascii="Times New Roman" w:eastAsia="ArialMT" w:hAnsi="Times New Roman" w:cs="Times New Roman"/>
          <w:color w:val="000000" w:themeColor="text1"/>
          <w:sz w:val="24"/>
          <w:szCs w:val="24"/>
          <w:lang w:val="en-US"/>
        </w:rPr>
        <w:t>Parnaudeau</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Elimelch</w:t>
      </w:r>
      <w:proofErr w:type="spellEnd"/>
      <w:r w:rsidRPr="00B260A7">
        <w:rPr>
          <w:rFonts w:ascii="Times New Roman" w:eastAsia="ArialMT" w:hAnsi="Times New Roman" w:cs="Times New Roman"/>
          <w:color w:val="000000" w:themeColor="text1"/>
          <w:sz w:val="24"/>
          <w:szCs w:val="24"/>
          <w:lang w:val="en-US"/>
        </w:rPr>
        <w:t xml:space="preserve">, M. &amp; Le </w:t>
      </w:r>
      <w:proofErr w:type="spellStart"/>
      <w:r w:rsidRPr="00B260A7">
        <w:rPr>
          <w:rFonts w:ascii="Times New Roman" w:eastAsia="ArialMT" w:hAnsi="Times New Roman" w:cs="Times New Roman"/>
          <w:color w:val="000000" w:themeColor="text1"/>
          <w:sz w:val="24"/>
          <w:szCs w:val="24"/>
          <w:lang w:val="en-US"/>
        </w:rPr>
        <w:t>Guyader</w:t>
      </w:r>
      <w:proofErr w:type="spellEnd"/>
      <w:r w:rsidRPr="00B260A7">
        <w:rPr>
          <w:rFonts w:ascii="Times New Roman" w:eastAsia="ArialMT" w:hAnsi="Times New Roman" w:cs="Times New Roman"/>
          <w:color w:val="000000" w:themeColor="text1"/>
          <w:sz w:val="24"/>
          <w:szCs w:val="24"/>
          <w:lang w:val="en-US"/>
        </w:rPr>
        <w:t>, F.S., 2011.</w:t>
      </w:r>
    </w:p>
    <w:p w14:paraId="30D4195C"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Calicivirus removal in a membrane</w:t>
      </w:r>
    </w:p>
    <w:p w14:paraId="53DDBAF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58. Van </w:t>
      </w:r>
      <w:proofErr w:type="spellStart"/>
      <w:r w:rsidRPr="00B260A7">
        <w:rPr>
          <w:rFonts w:ascii="Times New Roman" w:eastAsia="ArialMT" w:hAnsi="Times New Roman" w:cs="Times New Roman"/>
          <w:color w:val="000000" w:themeColor="text1"/>
          <w:sz w:val="24"/>
          <w:szCs w:val="24"/>
          <w:lang w:val="en-US"/>
        </w:rPr>
        <w:t>Doremalen</w:t>
      </w:r>
      <w:proofErr w:type="spellEnd"/>
      <w:r w:rsidRPr="00B260A7">
        <w:rPr>
          <w:rFonts w:ascii="Times New Roman" w:eastAsia="ArialMT" w:hAnsi="Times New Roman" w:cs="Times New Roman"/>
          <w:color w:val="000000" w:themeColor="text1"/>
          <w:sz w:val="24"/>
          <w:szCs w:val="24"/>
          <w:lang w:val="en-US"/>
        </w:rPr>
        <w:t xml:space="preserve">, N., Morris, D.H., Holbrook, M.G., Gamble, a., Williamson, B., </w:t>
      </w:r>
      <w:proofErr w:type="spellStart"/>
      <w:r w:rsidRPr="00B260A7">
        <w:rPr>
          <w:rFonts w:ascii="Times New Roman" w:eastAsia="ArialMT" w:hAnsi="Times New Roman" w:cs="Times New Roman"/>
          <w:color w:val="000000" w:themeColor="text1"/>
          <w:sz w:val="24"/>
          <w:szCs w:val="24"/>
          <w:lang w:val="en-US"/>
        </w:rPr>
        <w:t>Tamin</w:t>
      </w:r>
      <w:proofErr w:type="spellEnd"/>
      <w:r w:rsidRPr="00B260A7">
        <w:rPr>
          <w:rFonts w:ascii="Times New Roman" w:eastAsia="ArialMT" w:hAnsi="Times New Roman" w:cs="Times New Roman"/>
          <w:color w:val="000000" w:themeColor="text1"/>
          <w:sz w:val="24"/>
          <w:szCs w:val="24"/>
          <w:lang w:val="en-US"/>
        </w:rPr>
        <w:t>, A., Harcourt, J.L., Thornburg, N.J., Gerber, S.I., Lloyd-Smith., J.O., de Wit, E. &amp; Vincent J. Munster, 2020. Aerosol and Surface Stability of SARS-CoV-2 as Compared with SARS-CoV-1. New England Journal of Medicine. 382:1564-1567. DOI: 10.1056/NEJMc2004973</w:t>
      </w:r>
    </w:p>
    <w:p w14:paraId="7C5A2F5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59. </w:t>
      </w:r>
      <w:proofErr w:type="spellStart"/>
      <w:r w:rsidRPr="00B260A7">
        <w:rPr>
          <w:rFonts w:ascii="Times New Roman" w:eastAsia="ArialMT" w:hAnsi="Times New Roman" w:cs="Times New Roman"/>
          <w:color w:val="000000" w:themeColor="text1"/>
          <w:sz w:val="24"/>
          <w:szCs w:val="24"/>
          <w:lang w:val="en-US"/>
        </w:rPr>
        <w:t>Vogels</w:t>
      </w:r>
      <w:proofErr w:type="spellEnd"/>
      <w:r w:rsidRPr="00B260A7">
        <w:rPr>
          <w:rFonts w:ascii="Times New Roman" w:eastAsia="ArialMT" w:hAnsi="Times New Roman" w:cs="Times New Roman"/>
          <w:color w:val="000000" w:themeColor="text1"/>
          <w:sz w:val="24"/>
          <w:szCs w:val="24"/>
          <w:lang w:val="en-US"/>
        </w:rPr>
        <w:t xml:space="preserve">, C.B.F., Brito, A.F., Wyllie, A.L., </w:t>
      </w:r>
      <w:proofErr w:type="spellStart"/>
      <w:r w:rsidRPr="00B260A7">
        <w:rPr>
          <w:rFonts w:ascii="Times New Roman" w:eastAsia="ArialMT" w:hAnsi="Times New Roman" w:cs="Times New Roman"/>
          <w:color w:val="000000" w:themeColor="text1"/>
          <w:sz w:val="24"/>
          <w:szCs w:val="24"/>
          <w:lang w:val="en-US"/>
        </w:rPr>
        <w:t>Fauver</w:t>
      </w:r>
      <w:proofErr w:type="spellEnd"/>
      <w:r w:rsidRPr="00B260A7">
        <w:rPr>
          <w:rFonts w:ascii="Times New Roman" w:eastAsia="ArialMT" w:hAnsi="Times New Roman" w:cs="Times New Roman"/>
          <w:color w:val="000000" w:themeColor="text1"/>
          <w:sz w:val="24"/>
          <w:szCs w:val="24"/>
          <w:lang w:val="en-US"/>
        </w:rPr>
        <w:t xml:space="preserve">, J.R., Ott, I.M., </w:t>
      </w:r>
      <w:proofErr w:type="spellStart"/>
      <w:r w:rsidRPr="00B260A7">
        <w:rPr>
          <w:rFonts w:ascii="Times New Roman" w:eastAsia="ArialMT" w:hAnsi="Times New Roman" w:cs="Times New Roman"/>
          <w:color w:val="000000" w:themeColor="text1"/>
          <w:sz w:val="24"/>
          <w:szCs w:val="24"/>
          <w:lang w:val="en-US"/>
        </w:rPr>
        <w:t>Kalinich</w:t>
      </w:r>
      <w:proofErr w:type="spellEnd"/>
      <w:r w:rsidRPr="00B260A7">
        <w:rPr>
          <w:rFonts w:ascii="Times New Roman" w:eastAsia="ArialMT" w:hAnsi="Times New Roman" w:cs="Times New Roman"/>
          <w:color w:val="000000" w:themeColor="text1"/>
          <w:sz w:val="24"/>
          <w:szCs w:val="24"/>
          <w:lang w:val="en-US"/>
        </w:rPr>
        <w:t xml:space="preserve">, C.C., </w:t>
      </w:r>
      <w:proofErr w:type="spellStart"/>
      <w:r w:rsidRPr="00B260A7">
        <w:rPr>
          <w:rFonts w:ascii="Times New Roman" w:eastAsia="ArialMT" w:hAnsi="Times New Roman" w:cs="Times New Roman"/>
          <w:color w:val="000000" w:themeColor="text1"/>
          <w:sz w:val="24"/>
          <w:szCs w:val="24"/>
          <w:lang w:val="en-US"/>
        </w:rPr>
        <w:t>Petrone</w:t>
      </w:r>
      <w:proofErr w:type="spellEnd"/>
      <w:r w:rsidRPr="00B260A7">
        <w:rPr>
          <w:rFonts w:ascii="Times New Roman" w:eastAsia="ArialMT" w:hAnsi="Times New Roman" w:cs="Times New Roman"/>
          <w:color w:val="000000" w:themeColor="text1"/>
          <w:sz w:val="24"/>
          <w:szCs w:val="24"/>
          <w:lang w:val="en-US"/>
        </w:rPr>
        <w:t>, M.E., Landry, M.-L., Foxman, E.F. &amp;</w:t>
      </w:r>
      <w:proofErr w:type="spellStart"/>
      <w:r w:rsidRPr="00B260A7">
        <w:rPr>
          <w:rFonts w:ascii="Times New Roman" w:eastAsia="ArialMT" w:hAnsi="Times New Roman" w:cs="Times New Roman"/>
          <w:color w:val="000000" w:themeColor="text1"/>
          <w:sz w:val="24"/>
          <w:szCs w:val="24"/>
          <w:lang w:val="en-US"/>
        </w:rPr>
        <w:t>Grubaugh</w:t>
      </w:r>
      <w:proofErr w:type="spellEnd"/>
      <w:r w:rsidRPr="00B260A7">
        <w:rPr>
          <w:rFonts w:ascii="Times New Roman" w:eastAsia="ArialMT" w:hAnsi="Times New Roman" w:cs="Times New Roman"/>
          <w:color w:val="000000" w:themeColor="text1"/>
          <w:sz w:val="24"/>
          <w:szCs w:val="24"/>
          <w:lang w:val="en-US"/>
        </w:rPr>
        <w:t xml:space="preserve">, N.D., 2020. Analytical sensitivity and efficiency comparisons of SARSCOV- 2 </w:t>
      </w:r>
      <w:proofErr w:type="spellStart"/>
      <w:r w:rsidRPr="00B260A7">
        <w:rPr>
          <w:rFonts w:ascii="Times New Roman" w:eastAsia="ArialMT" w:hAnsi="Times New Roman" w:cs="Times New Roman"/>
          <w:color w:val="000000" w:themeColor="text1"/>
          <w:sz w:val="24"/>
          <w:szCs w:val="24"/>
          <w:lang w:val="en-US"/>
        </w:rPr>
        <w:t>qRT</w:t>
      </w:r>
      <w:proofErr w:type="spellEnd"/>
      <w:r w:rsidRPr="00B260A7">
        <w:rPr>
          <w:rFonts w:ascii="Times New Roman" w:eastAsia="ArialMT" w:hAnsi="Times New Roman" w:cs="Times New Roman"/>
          <w:color w:val="000000" w:themeColor="text1"/>
          <w:sz w:val="24"/>
          <w:szCs w:val="24"/>
          <w:lang w:val="en-US"/>
        </w:rPr>
        <w:t xml:space="preserve">-PCR assays.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DOI:10.1101/2020.03.30.20048108.</w:t>
      </w:r>
    </w:p>
    <w:p w14:paraId="2AD7948B"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60. Walls, A.S., Park, Y.J., </w:t>
      </w:r>
      <w:proofErr w:type="spellStart"/>
      <w:r w:rsidRPr="00B260A7">
        <w:rPr>
          <w:rFonts w:ascii="Times New Roman" w:eastAsia="ArialMT" w:hAnsi="Times New Roman" w:cs="Times New Roman"/>
          <w:color w:val="000000" w:themeColor="text1"/>
          <w:sz w:val="24"/>
          <w:szCs w:val="24"/>
          <w:lang w:val="en-US"/>
        </w:rPr>
        <w:t>Tortorici</w:t>
      </w:r>
      <w:proofErr w:type="spellEnd"/>
      <w:r w:rsidRPr="00B260A7">
        <w:rPr>
          <w:rFonts w:ascii="Times New Roman" w:eastAsia="ArialMT" w:hAnsi="Times New Roman" w:cs="Times New Roman"/>
          <w:color w:val="000000" w:themeColor="text1"/>
          <w:sz w:val="24"/>
          <w:szCs w:val="24"/>
          <w:lang w:val="en-US"/>
        </w:rPr>
        <w:t>, A., Wall, A., McGuire, T. &amp;</w:t>
      </w:r>
      <w:proofErr w:type="spellStart"/>
      <w:r w:rsidRPr="00B260A7">
        <w:rPr>
          <w:rFonts w:ascii="Times New Roman" w:eastAsia="ArialMT" w:hAnsi="Times New Roman" w:cs="Times New Roman"/>
          <w:color w:val="000000" w:themeColor="text1"/>
          <w:sz w:val="24"/>
          <w:szCs w:val="24"/>
          <w:lang w:val="en-US"/>
        </w:rPr>
        <w:t>Vessler</w:t>
      </w:r>
      <w:proofErr w:type="spellEnd"/>
      <w:r w:rsidRPr="00B260A7">
        <w:rPr>
          <w:rFonts w:ascii="Times New Roman" w:eastAsia="ArialMT" w:hAnsi="Times New Roman" w:cs="Times New Roman"/>
          <w:color w:val="000000" w:themeColor="text1"/>
          <w:sz w:val="24"/>
          <w:szCs w:val="24"/>
          <w:lang w:val="en-US"/>
        </w:rPr>
        <w:t xml:space="preserve">, D. 2020 Structure, function </w:t>
      </w:r>
      <w:proofErr w:type="spellStart"/>
      <w:r w:rsidRPr="00B260A7">
        <w:rPr>
          <w:rFonts w:ascii="Times New Roman" w:eastAsia="ArialMT" w:hAnsi="Times New Roman" w:cs="Times New Roman"/>
          <w:color w:val="000000" w:themeColor="text1"/>
          <w:sz w:val="24"/>
          <w:szCs w:val="24"/>
          <w:lang w:val="en-US"/>
        </w:rPr>
        <w:t>andantigenicity</w:t>
      </w:r>
      <w:proofErr w:type="spellEnd"/>
      <w:r w:rsidRPr="00B260A7">
        <w:rPr>
          <w:rFonts w:ascii="Times New Roman" w:eastAsia="ArialMT" w:hAnsi="Times New Roman" w:cs="Times New Roman"/>
          <w:color w:val="000000" w:themeColor="text1"/>
          <w:sz w:val="24"/>
          <w:szCs w:val="24"/>
          <w:lang w:val="en-US"/>
        </w:rPr>
        <w:t xml:space="preserve"> of the SARS-CoV-2 spike glycoprotein. Cell. 181(2): 281-292.</w:t>
      </w:r>
    </w:p>
    <w:p w14:paraId="2B6A7449"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61. Wang, X.W., Li, J. S., </w:t>
      </w:r>
      <w:proofErr w:type="spellStart"/>
      <w:r w:rsidRPr="00B260A7">
        <w:rPr>
          <w:rFonts w:ascii="Times New Roman" w:eastAsia="ArialMT" w:hAnsi="Times New Roman" w:cs="Times New Roman"/>
          <w:color w:val="000000" w:themeColor="text1"/>
          <w:sz w:val="24"/>
          <w:szCs w:val="24"/>
          <w:lang w:val="en-US"/>
        </w:rPr>
        <w:t>Jin</w:t>
      </w:r>
      <w:proofErr w:type="spellEnd"/>
      <w:r w:rsidRPr="00B260A7">
        <w:rPr>
          <w:rFonts w:ascii="Times New Roman" w:eastAsia="ArialMT" w:hAnsi="Times New Roman" w:cs="Times New Roman"/>
          <w:color w:val="000000" w:themeColor="text1"/>
          <w:sz w:val="24"/>
          <w:szCs w:val="24"/>
          <w:lang w:val="en-US"/>
        </w:rPr>
        <w:t xml:space="preserve">, M., Zhen, B., Kong, Q.X., Song, N., Xiao, W.J., Yin, J., Wei, W., Wang, G.J., Si, B.Y., Guo, B.Z., Liu, C., </w:t>
      </w:r>
      <w:proofErr w:type="spellStart"/>
      <w:r w:rsidRPr="00B260A7">
        <w:rPr>
          <w:rFonts w:ascii="Times New Roman" w:eastAsia="ArialMT" w:hAnsi="Times New Roman" w:cs="Times New Roman"/>
          <w:color w:val="000000" w:themeColor="text1"/>
          <w:sz w:val="24"/>
          <w:szCs w:val="24"/>
          <w:lang w:val="en-US"/>
        </w:rPr>
        <w:t>Ou</w:t>
      </w:r>
      <w:proofErr w:type="spellEnd"/>
      <w:r w:rsidRPr="00B260A7">
        <w:rPr>
          <w:rFonts w:ascii="Times New Roman" w:eastAsia="ArialMT" w:hAnsi="Times New Roman" w:cs="Times New Roman"/>
          <w:color w:val="000000" w:themeColor="text1"/>
          <w:sz w:val="24"/>
          <w:szCs w:val="24"/>
          <w:lang w:val="en-US"/>
        </w:rPr>
        <w:t xml:space="preserve">, G.R., Wang, M.N., Fang, T.Y., Chao, F.H. &amp; Li, J.W., 2005a. Study </w:t>
      </w:r>
      <w:proofErr w:type="gramStart"/>
      <w:r w:rsidRPr="00B260A7">
        <w:rPr>
          <w:rFonts w:ascii="Times New Roman" w:eastAsia="ArialMT" w:hAnsi="Times New Roman" w:cs="Times New Roman"/>
          <w:color w:val="000000" w:themeColor="text1"/>
          <w:sz w:val="24"/>
          <w:szCs w:val="24"/>
          <w:lang w:val="en-US"/>
        </w:rPr>
        <w:t>on  the</w:t>
      </w:r>
      <w:proofErr w:type="gramEnd"/>
      <w:r w:rsidRPr="00B260A7">
        <w:rPr>
          <w:rFonts w:ascii="Times New Roman" w:eastAsia="ArialMT" w:hAnsi="Times New Roman" w:cs="Times New Roman"/>
          <w:color w:val="000000" w:themeColor="text1"/>
          <w:sz w:val="24"/>
          <w:szCs w:val="24"/>
          <w:lang w:val="en-US"/>
        </w:rPr>
        <w:t xml:space="preserve"> resistance of severe acute respiratory syndrome-associated coronavirus. Journal of Virological Methods. 126 (1-2): 171-177.</w:t>
      </w:r>
    </w:p>
    <w:p w14:paraId="2DFBDB8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62. Wang, X.-W., Li, J.-S., Guo, T.-K, Zhen, B., Kong, Q.-X.&amp; Yi B., 2005b. Concentration and detection of SARS coronavirus in sewage from Xia o Tang Shan Hospital and the 309th Hospital. Journal of Virological Methods. Sept 2005; 128(12):156-61</w:t>
      </w:r>
    </w:p>
    <w:p w14:paraId="3222918E"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63. Wang, Y.-J., Deering, A.J. &amp; Kim, H.-J. 2020a. The occurrence of Shiga toxin-producing E. coli in aquaponic and hydroponic systems. </w:t>
      </w:r>
      <w:proofErr w:type="spellStart"/>
      <w:r w:rsidRPr="00B260A7">
        <w:rPr>
          <w:rFonts w:ascii="Times New Roman" w:eastAsia="ArialMT" w:hAnsi="Times New Roman" w:cs="Times New Roman"/>
          <w:color w:val="000000" w:themeColor="text1"/>
          <w:sz w:val="24"/>
          <w:szCs w:val="24"/>
          <w:lang w:val="en-US"/>
        </w:rPr>
        <w:t>Horticulturae</w:t>
      </w:r>
      <w:proofErr w:type="spellEnd"/>
      <w:r w:rsidRPr="00B260A7">
        <w:rPr>
          <w:rFonts w:ascii="Times New Roman" w:eastAsia="ArialMT" w:hAnsi="Times New Roman" w:cs="Times New Roman"/>
          <w:color w:val="000000" w:themeColor="text1"/>
          <w:sz w:val="24"/>
          <w:szCs w:val="24"/>
          <w:lang w:val="en-US"/>
        </w:rPr>
        <w:t>. 6(1): 1.64. Wang, W., Xu, Y., Gao, R., Lu, R., Han, K., Wu, G. &amp; Tan, W. 2020b Detection of SARS-CoV-2 in different types of clinical specimens. JAMA. 323 (18): 1843-1844.</w:t>
      </w:r>
    </w:p>
    <w:p w14:paraId="7336CC8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65. Water Research Australia, 2020. https://www.waterra.com.au/research/communities-of-interest/covid-19/.</w:t>
      </w:r>
    </w:p>
    <w:p w14:paraId="18522081"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66. Water Research Foundation, 2020. WRF International Summit on Sewage Surveillance of SARS-CoV-2 Reference. Sewage Surveillance of SARS-CoV-2 https://www.waterrf.org/event/virtual-internationalwater- research-summit-covid-19.</w:t>
      </w:r>
    </w:p>
    <w:p w14:paraId="21B5C244"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67. WHO, 2011. Guidelines for Drinking-Water Quality, 4th </w:t>
      </w:r>
      <w:proofErr w:type="spellStart"/>
      <w:r w:rsidRPr="00B260A7">
        <w:rPr>
          <w:rFonts w:ascii="Times New Roman" w:eastAsia="ArialMT" w:hAnsi="Times New Roman" w:cs="Times New Roman"/>
          <w:color w:val="000000" w:themeColor="text1"/>
          <w:sz w:val="24"/>
          <w:szCs w:val="24"/>
          <w:lang w:val="en-US"/>
        </w:rPr>
        <w:t>edn</w:t>
      </w:r>
      <w:proofErr w:type="spellEnd"/>
      <w:r w:rsidRPr="00B260A7">
        <w:rPr>
          <w:rFonts w:ascii="Times New Roman" w:eastAsia="ArialMT" w:hAnsi="Times New Roman" w:cs="Times New Roman"/>
          <w:color w:val="000000" w:themeColor="text1"/>
          <w:sz w:val="24"/>
          <w:szCs w:val="24"/>
          <w:lang w:val="en-US"/>
        </w:rPr>
        <w:t>. WHO Press, Geneva, Switzerland.</w:t>
      </w:r>
    </w:p>
    <w:p w14:paraId="54EA7688"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68. WHO, 2018. Typhoid and Other Invasive Salmonellosis. WHO Press, Geneva, Switzerland.</w:t>
      </w:r>
    </w:p>
    <w:p w14:paraId="41D2125A"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 xml:space="preserve">69. Wu, A., Peng, Y., Huang, B., Ding, X., Wang, X., </w:t>
      </w:r>
      <w:proofErr w:type="spellStart"/>
      <w:r w:rsidRPr="00B260A7">
        <w:rPr>
          <w:rFonts w:ascii="Times New Roman" w:eastAsia="ArialMT" w:hAnsi="Times New Roman" w:cs="Times New Roman"/>
          <w:color w:val="000000" w:themeColor="text1"/>
          <w:sz w:val="24"/>
          <w:szCs w:val="24"/>
          <w:lang w:val="en-US"/>
        </w:rPr>
        <w:t>Niu</w:t>
      </w:r>
      <w:proofErr w:type="spellEnd"/>
      <w:r w:rsidRPr="00B260A7">
        <w:rPr>
          <w:rFonts w:ascii="Times New Roman" w:eastAsia="ArialMT" w:hAnsi="Times New Roman" w:cs="Times New Roman"/>
          <w:color w:val="000000" w:themeColor="text1"/>
          <w:sz w:val="24"/>
          <w:szCs w:val="24"/>
          <w:lang w:val="en-US"/>
        </w:rPr>
        <w:t xml:space="preserve">, P., Meng, J., Zhu, Z., Zhang, Z., Wang, J., </w:t>
      </w:r>
      <w:proofErr w:type="spellStart"/>
      <w:proofErr w:type="gramStart"/>
      <w:r w:rsidRPr="00B260A7">
        <w:rPr>
          <w:rFonts w:ascii="Times New Roman" w:eastAsia="ArialMT" w:hAnsi="Times New Roman" w:cs="Times New Roman"/>
          <w:color w:val="000000" w:themeColor="text1"/>
          <w:sz w:val="24"/>
          <w:szCs w:val="24"/>
          <w:lang w:val="en-US"/>
        </w:rPr>
        <w:t>Sheng,J</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Quan, L., Xia, Z., Tan, W., Cheng, G. &amp; Jiang, T., 2020a. Genome composition and divergence of the novel coronavirus (2019-nCoV) originating in China. Cell Host &amp; Microbe. 27 (3):325-328.</w:t>
      </w:r>
    </w:p>
    <w:p w14:paraId="3316E37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70. Wu, Y., Guo, C., Tang, L., Hong, Z., Zhou, J., Dong, X., Yin, H., Xiao, Q., Tang, Y., Qu, X., </w:t>
      </w:r>
      <w:proofErr w:type="spellStart"/>
      <w:r w:rsidRPr="00B260A7">
        <w:rPr>
          <w:rFonts w:ascii="Times New Roman" w:eastAsia="ArialMT" w:hAnsi="Times New Roman" w:cs="Times New Roman"/>
          <w:color w:val="000000" w:themeColor="text1"/>
          <w:sz w:val="24"/>
          <w:szCs w:val="24"/>
          <w:lang w:val="en-US"/>
        </w:rPr>
        <w:t>Kuang</w:t>
      </w:r>
      <w:proofErr w:type="spellEnd"/>
      <w:r w:rsidRPr="00B260A7">
        <w:rPr>
          <w:rFonts w:ascii="Times New Roman" w:eastAsia="ArialMT" w:hAnsi="Times New Roman" w:cs="Times New Roman"/>
          <w:color w:val="000000" w:themeColor="text1"/>
          <w:sz w:val="24"/>
          <w:szCs w:val="24"/>
          <w:lang w:val="en-US"/>
        </w:rPr>
        <w:t xml:space="preserve">, </w:t>
      </w:r>
      <w:proofErr w:type="spellStart"/>
      <w:proofErr w:type="gramStart"/>
      <w:r w:rsidRPr="00B260A7">
        <w:rPr>
          <w:rFonts w:ascii="Times New Roman" w:eastAsia="ArialMT" w:hAnsi="Times New Roman" w:cs="Times New Roman"/>
          <w:color w:val="000000" w:themeColor="text1"/>
          <w:sz w:val="24"/>
          <w:szCs w:val="24"/>
          <w:lang w:val="en-US"/>
        </w:rPr>
        <w:t>L.,Fang</w:t>
      </w:r>
      <w:proofErr w:type="spellEnd"/>
      <w:proofErr w:type="gramEnd"/>
      <w:r w:rsidRPr="00B260A7">
        <w:rPr>
          <w:rFonts w:ascii="Times New Roman" w:eastAsia="ArialMT" w:hAnsi="Times New Roman" w:cs="Times New Roman"/>
          <w:color w:val="000000" w:themeColor="text1"/>
          <w:sz w:val="24"/>
          <w:szCs w:val="24"/>
          <w:lang w:val="en-US"/>
        </w:rPr>
        <w:t xml:space="preserve">, X., Mishra, N., Lu, J., Shan, H., Jiang, G. &amp; Huang, X., 2020b. Prolonged presences of SARSCoV-2 viral RNA in </w:t>
      </w:r>
      <w:proofErr w:type="spellStart"/>
      <w:r w:rsidRPr="00B260A7">
        <w:rPr>
          <w:rFonts w:ascii="Times New Roman" w:eastAsia="ArialMT" w:hAnsi="Times New Roman" w:cs="Times New Roman"/>
          <w:color w:val="000000" w:themeColor="text1"/>
          <w:sz w:val="24"/>
          <w:szCs w:val="24"/>
          <w:lang w:val="en-US"/>
        </w:rPr>
        <w:t>faecal</w:t>
      </w:r>
      <w:proofErr w:type="spellEnd"/>
      <w:r w:rsidRPr="00B260A7">
        <w:rPr>
          <w:rFonts w:ascii="Times New Roman" w:eastAsia="ArialMT" w:hAnsi="Times New Roman" w:cs="Times New Roman"/>
          <w:color w:val="000000" w:themeColor="text1"/>
          <w:sz w:val="24"/>
          <w:szCs w:val="24"/>
          <w:lang w:val="en-US"/>
        </w:rPr>
        <w:t xml:space="preserve"> samples. The Lancet Gastroenterology &amp; Hepatology. 5(5):434-435.</w:t>
      </w:r>
    </w:p>
    <w:p w14:paraId="1020D46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71. Wu, D., Wu, T., Liu, Q. &amp; Yang, Z., 2020c. The SARS-CoV-2 outbreak: what we know. International Journal of Infectious Diseases. 94:44-48.</w:t>
      </w:r>
    </w:p>
    <w:p w14:paraId="56811F2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72. Wu, F., Xiao, A., Zhang, J., Gu, X., Lee, W., Kauffman, K., </w:t>
      </w:r>
      <w:proofErr w:type="spellStart"/>
      <w:r w:rsidRPr="00B260A7">
        <w:rPr>
          <w:rFonts w:ascii="Times New Roman" w:eastAsia="ArialMT" w:hAnsi="Times New Roman" w:cs="Times New Roman"/>
          <w:color w:val="000000" w:themeColor="text1"/>
          <w:sz w:val="24"/>
          <w:szCs w:val="24"/>
          <w:lang w:val="en-US"/>
        </w:rPr>
        <w:t>Hanage</w:t>
      </w:r>
      <w:proofErr w:type="spellEnd"/>
      <w:r w:rsidRPr="00B260A7">
        <w:rPr>
          <w:rFonts w:ascii="Times New Roman" w:eastAsia="ArialMT" w:hAnsi="Times New Roman" w:cs="Times New Roman"/>
          <w:color w:val="000000" w:themeColor="text1"/>
          <w:sz w:val="24"/>
          <w:szCs w:val="24"/>
          <w:lang w:val="en-US"/>
        </w:rPr>
        <w:t xml:space="preserve">, W., </w:t>
      </w:r>
      <w:proofErr w:type="spellStart"/>
      <w:r w:rsidRPr="00B260A7">
        <w:rPr>
          <w:rFonts w:ascii="Times New Roman" w:eastAsia="ArialMT" w:hAnsi="Times New Roman" w:cs="Times New Roman"/>
          <w:color w:val="000000" w:themeColor="text1"/>
          <w:sz w:val="24"/>
          <w:szCs w:val="24"/>
          <w:lang w:val="en-US"/>
        </w:rPr>
        <w:t>Matus</w:t>
      </w:r>
      <w:proofErr w:type="spellEnd"/>
      <w:r w:rsidRPr="00B260A7">
        <w:rPr>
          <w:rFonts w:ascii="Times New Roman" w:eastAsia="ArialMT" w:hAnsi="Times New Roman" w:cs="Times New Roman"/>
          <w:color w:val="000000" w:themeColor="text1"/>
          <w:sz w:val="24"/>
          <w:szCs w:val="24"/>
          <w:lang w:val="en-US"/>
        </w:rPr>
        <w:t xml:space="preserve">, M., </w:t>
      </w:r>
      <w:proofErr w:type="spellStart"/>
      <w:r w:rsidRPr="00B260A7">
        <w:rPr>
          <w:rFonts w:ascii="Times New Roman" w:eastAsia="ArialMT" w:hAnsi="Times New Roman" w:cs="Times New Roman"/>
          <w:color w:val="000000" w:themeColor="text1"/>
          <w:sz w:val="24"/>
          <w:szCs w:val="24"/>
          <w:lang w:val="en-US"/>
        </w:rPr>
        <w:t>Ghaeli</w:t>
      </w:r>
      <w:proofErr w:type="spellEnd"/>
      <w:r w:rsidRPr="00B260A7">
        <w:rPr>
          <w:rFonts w:ascii="Times New Roman" w:eastAsia="ArialMT" w:hAnsi="Times New Roman" w:cs="Times New Roman"/>
          <w:color w:val="000000" w:themeColor="text1"/>
          <w:sz w:val="24"/>
          <w:szCs w:val="24"/>
          <w:lang w:val="en-US"/>
        </w:rPr>
        <w:t xml:space="preserve">, N., </w:t>
      </w:r>
      <w:proofErr w:type="spellStart"/>
      <w:proofErr w:type="gramStart"/>
      <w:r w:rsidRPr="00B260A7">
        <w:rPr>
          <w:rFonts w:ascii="Times New Roman" w:eastAsia="ArialMT" w:hAnsi="Times New Roman" w:cs="Times New Roman"/>
          <w:color w:val="000000" w:themeColor="text1"/>
          <w:sz w:val="24"/>
          <w:szCs w:val="24"/>
          <w:lang w:val="en-US"/>
        </w:rPr>
        <w:t>Endo,N</w:t>
      </w:r>
      <w:proofErr w:type="spellEnd"/>
      <w:r w:rsidRPr="00B260A7">
        <w:rPr>
          <w:rFonts w:ascii="Times New Roman" w:eastAsia="ArialMT" w:hAnsi="Times New Roman" w:cs="Times New Roman"/>
          <w:color w:val="000000" w:themeColor="text1"/>
          <w:sz w:val="24"/>
          <w:szCs w:val="24"/>
          <w:lang w:val="en-US"/>
        </w:rPr>
        <w:t>.</w:t>
      </w:r>
      <w:proofErr w:type="gramEnd"/>
      <w:r w:rsidRPr="00B260A7">
        <w:rPr>
          <w:rFonts w:ascii="Times New Roman" w:eastAsia="ArialMT" w:hAnsi="Times New Roman" w:cs="Times New Roman"/>
          <w:color w:val="000000" w:themeColor="text1"/>
          <w:sz w:val="24"/>
          <w:szCs w:val="24"/>
          <w:lang w:val="en-US"/>
        </w:rPr>
        <w:t xml:space="preserve">, </w:t>
      </w:r>
      <w:proofErr w:type="spellStart"/>
      <w:r w:rsidRPr="00B260A7">
        <w:rPr>
          <w:rFonts w:ascii="Times New Roman" w:eastAsia="ArialMT" w:hAnsi="Times New Roman" w:cs="Times New Roman"/>
          <w:color w:val="000000" w:themeColor="text1"/>
          <w:sz w:val="24"/>
          <w:szCs w:val="24"/>
          <w:lang w:val="en-US"/>
        </w:rPr>
        <w:t>Duvallet</w:t>
      </w:r>
      <w:proofErr w:type="spellEnd"/>
      <w:r w:rsidRPr="00B260A7">
        <w:rPr>
          <w:rFonts w:ascii="Times New Roman" w:eastAsia="ArialMT" w:hAnsi="Times New Roman" w:cs="Times New Roman"/>
          <w:color w:val="000000" w:themeColor="text1"/>
          <w:sz w:val="24"/>
          <w:szCs w:val="24"/>
          <w:lang w:val="en-US"/>
        </w:rPr>
        <w:t>, C., Moniz, K., Erickson, T., Chai, P., Thompson, J. &amp;</w:t>
      </w:r>
      <w:proofErr w:type="spellStart"/>
      <w:r w:rsidRPr="00B260A7">
        <w:rPr>
          <w:rFonts w:ascii="Times New Roman" w:eastAsia="ArialMT" w:hAnsi="Times New Roman" w:cs="Times New Roman"/>
          <w:color w:val="000000" w:themeColor="text1"/>
          <w:sz w:val="24"/>
          <w:szCs w:val="24"/>
          <w:lang w:val="en-US"/>
        </w:rPr>
        <w:t>Alm</w:t>
      </w:r>
      <w:proofErr w:type="spellEnd"/>
      <w:r w:rsidRPr="00B260A7">
        <w:rPr>
          <w:rFonts w:ascii="Times New Roman" w:eastAsia="ArialMT" w:hAnsi="Times New Roman" w:cs="Times New Roman"/>
          <w:color w:val="000000" w:themeColor="text1"/>
          <w:sz w:val="24"/>
          <w:szCs w:val="24"/>
          <w:lang w:val="en-US"/>
        </w:rPr>
        <w:t xml:space="preserve">, E., 2020d. SARS-CoV-2 titers in wastewater are higher than expected from clinically confirmed cases.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://doi.org/10.1101/2020.04.05.20051540</w:t>
      </w:r>
      <w:proofErr w:type="gramEnd"/>
    </w:p>
    <w:p w14:paraId="3295DE2F"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73. </w:t>
      </w:r>
      <w:proofErr w:type="spellStart"/>
      <w:r w:rsidRPr="00B260A7">
        <w:rPr>
          <w:rFonts w:ascii="Times New Roman" w:eastAsia="ArialMT" w:hAnsi="Times New Roman" w:cs="Times New Roman"/>
          <w:color w:val="000000" w:themeColor="text1"/>
          <w:sz w:val="24"/>
          <w:szCs w:val="24"/>
          <w:lang w:val="en-US"/>
        </w:rPr>
        <w:t>Wurtzer</w:t>
      </w:r>
      <w:proofErr w:type="spellEnd"/>
      <w:r w:rsidRPr="00B260A7">
        <w:rPr>
          <w:rFonts w:ascii="Times New Roman" w:eastAsia="ArialMT" w:hAnsi="Times New Roman" w:cs="Times New Roman"/>
          <w:color w:val="000000" w:themeColor="text1"/>
          <w:sz w:val="24"/>
          <w:szCs w:val="24"/>
          <w:lang w:val="en-US"/>
        </w:rPr>
        <w:t xml:space="preserve"> S, Marechal V, Mouchel J.M, </w:t>
      </w:r>
      <w:proofErr w:type="spellStart"/>
      <w:r w:rsidRPr="00B260A7">
        <w:rPr>
          <w:rFonts w:ascii="Times New Roman" w:eastAsia="ArialMT" w:hAnsi="Times New Roman" w:cs="Times New Roman"/>
          <w:color w:val="000000" w:themeColor="text1"/>
          <w:sz w:val="24"/>
          <w:szCs w:val="24"/>
          <w:lang w:val="en-US"/>
        </w:rPr>
        <w:t>Maday</w:t>
      </w:r>
      <w:proofErr w:type="spellEnd"/>
      <w:r w:rsidRPr="00B260A7">
        <w:rPr>
          <w:rFonts w:ascii="Times New Roman" w:eastAsia="ArialMT" w:hAnsi="Times New Roman" w:cs="Times New Roman"/>
          <w:color w:val="000000" w:themeColor="text1"/>
          <w:sz w:val="24"/>
          <w:szCs w:val="24"/>
          <w:lang w:val="en-US"/>
        </w:rPr>
        <w:t xml:space="preserve"> Y, </w:t>
      </w:r>
      <w:proofErr w:type="spellStart"/>
      <w:r w:rsidRPr="00B260A7">
        <w:rPr>
          <w:rFonts w:ascii="Times New Roman" w:eastAsia="ArialMT" w:hAnsi="Times New Roman" w:cs="Times New Roman"/>
          <w:color w:val="000000" w:themeColor="text1"/>
          <w:sz w:val="24"/>
          <w:szCs w:val="24"/>
          <w:lang w:val="en-US"/>
        </w:rPr>
        <w:t>Teyssou</w:t>
      </w:r>
      <w:proofErr w:type="spellEnd"/>
      <w:r w:rsidRPr="00B260A7">
        <w:rPr>
          <w:rFonts w:ascii="Times New Roman" w:eastAsia="ArialMT" w:hAnsi="Times New Roman" w:cs="Times New Roman"/>
          <w:color w:val="000000" w:themeColor="text1"/>
          <w:sz w:val="24"/>
          <w:szCs w:val="24"/>
          <w:lang w:val="en-US"/>
        </w:rPr>
        <w:t xml:space="preserve"> R, Richard E, </w:t>
      </w:r>
      <w:proofErr w:type="spellStart"/>
      <w:r w:rsidRPr="00B260A7">
        <w:rPr>
          <w:rFonts w:ascii="Times New Roman" w:eastAsia="ArialMT" w:hAnsi="Times New Roman" w:cs="Times New Roman"/>
          <w:color w:val="000000" w:themeColor="text1"/>
          <w:sz w:val="24"/>
          <w:szCs w:val="24"/>
          <w:lang w:val="en-US"/>
        </w:rPr>
        <w:t>Almayrac</w:t>
      </w:r>
      <w:proofErr w:type="spellEnd"/>
      <w:r w:rsidRPr="00B260A7">
        <w:rPr>
          <w:rFonts w:ascii="Times New Roman" w:eastAsia="ArialMT" w:hAnsi="Times New Roman" w:cs="Times New Roman"/>
          <w:color w:val="000000" w:themeColor="text1"/>
          <w:sz w:val="24"/>
          <w:szCs w:val="24"/>
          <w:lang w:val="en-US"/>
        </w:rPr>
        <w:t xml:space="preserve"> JL &amp; Moulin </w:t>
      </w:r>
      <w:proofErr w:type="spellStart"/>
      <w:r w:rsidRPr="00B260A7">
        <w:rPr>
          <w:rFonts w:ascii="Times New Roman" w:eastAsia="ArialMT" w:hAnsi="Times New Roman" w:cs="Times New Roman"/>
          <w:color w:val="000000" w:themeColor="text1"/>
          <w:sz w:val="24"/>
          <w:szCs w:val="24"/>
          <w:lang w:val="en-US"/>
        </w:rPr>
        <w:t>LEvaluation</w:t>
      </w:r>
      <w:proofErr w:type="spellEnd"/>
      <w:r w:rsidRPr="00B260A7">
        <w:rPr>
          <w:rFonts w:ascii="Times New Roman" w:eastAsia="ArialMT" w:hAnsi="Times New Roman" w:cs="Times New Roman"/>
          <w:color w:val="000000" w:themeColor="text1"/>
          <w:sz w:val="24"/>
          <w:szCs w:val="24"/>
          <w:lang w:val="en-US"/>
        </w:rPr>
        <w:t xml:space="preserve"> of lockdown impact on SARS-Co 1 V-2 dynamics through viral genome quantification in Paris wastewaters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://doi.org/10.1101/2020.04.12.20062679.this</w:t>
      </w:r>
      <w:proofErr w:type="gramEnd"/>
      <w:r w:rsidRPr="00B260A7">
        <w:rPr>
          <w:rFonts w:ascii="Times New Roman" w:eastAsia="ArialMT" w:hAnsi="Times New Roman" w:cs="Times New Roman"/>
          <w:color w:val="000000" w:themeColor="text1"/>
          <w:sz w:val="24"/>
          <w:szCs w:val="24"/>
          <w:lang w:val="en-US"/>
        </w:rPr>
        <w:t xml:space="preserve"> version posted May 6, 2020.</w:t>
      </w:r>
    </w:p>
    <w:p w14:paraId="3A798CF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74. Xiao, F., Tang, M., Zheng, X., Liu, Y., Li, X. &amp; Shan, H., 2020a. Evidence for Gastrointestinal infection of SARS-CoV-2. Gastroenterology. 158(6):1831-1833.</w:t>
      </w:r>
    </w:p>
    <w:p w14:paraId="6420A130"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75. Xiao, F., Sun, J., Xu, Y., Li, F., Huang, X., Li, H., et al. 2020b. Infectious SARS-CoV-2 in feces of patient with severe COVID-19. Emerging Infectious Diseases.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://doi.org/10.3201/eid2608.200681</w:t>
      </w:r>
      <w:proofErr w:type="gramEnd"/>
    </w:p>
    <w:p w14:paraId="52D48BA6"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76. Xu, Y., Li, X., Zhu, B., Liang, H., Fang, C., Gong, Y., Guo, Q., Sun, X., Zhao, D., Shen, J., Zhang, H., Liu, H., Xia, H., Tang, J., Zhang, K. &amp; Gong, S., 2020. Characteristics of pediatric SARS-CoV-2 infection and potential evidence for persistent fecal viral shedding. Nature Medicine 26, 502-505.</w:t>
      </w:r>
    </w:p>
    <w:p w14:paraId="3EFE37A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77. Ye, Y., </w:t>
      </w:r>
      <w:proofErr w:type="spellStart"/>
      <w:r w:rsidRPr="00B260A7">
        <w:rPr>
          <w:rFonts w:ascii="Times New Roman" w:eastAsia="ArialMT" w:hAnsi="Times New Roman" w:cs="Times New Roman"/>
          <w:color w:val="000000" w:themeColor="text1"/>
          <w:sz w:val="24"/>
          <w:szCs w:val="24"/>
          <w:lang w:val="en-US"/>
        </w:rPr>
        <w:t>Ellenberg</w:t>
      </w:r>
      <w:proofErr w:type="spellEnd"/>
      <w:r w:rsidRPr="00B260A7">
        <w:rPr>
          <w:rFonts w:ascii="Times New Roman" w:eastAsia="ArialMT" w:hAnsi="Times New Roman" w:cs="Times New Roman"/>
          <w:color w:val="000000" w:themeColor="text1"/>
          <w:sz w:val="24"/>
          <w:szCs w:val="24"/>
          <w:lang w:val="en-US"/>
        </w:rPr>
        <w:t>, R.M., Graham, K.E. &amp; Wigginton, K.R., 2016. Survivability, Partitioning, and Recovery of Enveloped Viruses in Untreated Municipal Wastewater. Environmental. Science and. Technology.50:5077-5085.</w:t>
      </w:r>
    </w:p>
    <w:p w14:paraId="39A994B3"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78. </w:t>
      </w:r>
      <w:proofErr w:type="spellStart"/>
      <w:r w:rsidRPr="00B260A7">
        <w:rPr>
          <w:rFonts w:ascii="Times New Roman" w:eastAsia="ArialMT" w:hAnsi="Times New Roman" w:cs="Times New Roman"/>
          <w:color w:val="000000" w:themeColor="text1"/>
          <w:sz w:val="24"/>
          <w:szCs w:val="24"/>
          <w:lang w:val="en-US"/>
        </w:rPr>
        <w:t>Zaki</w:t>
      </w:r>
      <w:proofErr w:type="spellEnd"/>
      <w:r w:rsidRPr="00B260A7">
        <w:rPr>
          <w:rFonts w:ascii="Times New Roman" w:eastAsia="ArialMT" w:hAnsi="Times New Roman" w:cs="Times New Roman"/>
          <w:color w:val="000000" w:themeColor="text1"/>
          <w:sz w:val="24"/>
          <w:szCs w:val="24"/>
          <w:lang w:val="en-US"/>
        </w:rPr>
        <w:t xml:space="preserve">, A.M., van </w:t>
      </w:r>
      <w:proofErr w:type="spellStart"/>
      <w:r w:rsidRPr="00B260A7">
        <w:rPr>
          <w:rFonts w:ascii="Times New Roman" w:eastAsia="ArialMT" w:hAnsi="Times New Roman" w:cs="Times New Roman"/>
          <w:color w:val="000000" w:themeColor="text1"/>
          <w:sz w:val="24"/>
          <w:szCs w:val="24"/>
          <w:lang w:val="en-US"/>
        </w:rPr>
        <w:t>Boheemen</w:t>
      </w:r>
      <w:proofErr w:type="spellEnd"/>
      <w:r w:rsidRPr="00B260A7">
        <w:rPr>
          <w:rFonts w:ascii="Times New Roman" w:eastAsia="ArialMT" w:hAnsi="Times New Roman" w:cs="Times New Roman"/>
          <w:color w:val="000000" w:themeColor="text1"/>
          <w:sz w:val="24"/>
          <w:szCs w:val="24"/>
          <w:lang w:val="en-US"/>
        </w:rPr>
        <w:t xml:space="preserve">, S., </w:t>
      </w:r>
      <w:proofErr w:type="spellStart"/>
      <w:r w:rsidRPr="00B260A7">
        <w:rPr>
          <w:rFonts w:ascii="Times New Roman" w:eastAsia="ArialMT" w:hAnsi="Times New Roman" w:cs="Times New Roman"/>
          <w:color w:val="000000" w:themeColor="text1"/>
          <w:sz w:val="24"/>
          <w:szCs w:val="24"/>
          <w:lang w:val="en-US"/>
        </w:rPr>
        <w:t>Bestebroer</w:t>
      </w:r>
      <w:proofErr w:type="spellEnd"/>
      <w:r w:rsidRPr="00B260A7">
        <w:rPr>
          <w:rFonts w:ascii="Times New Roman" w:eastAsia="ArialMT" w:hAnsi="Times New Roman" w:cs="Times New Roman"/>
          <w:color w:val="000000" w:themeColor="text1"/>
          <w:sz w:val="24"/>
          <w:szCs w:val="24"/>
          <w:lang w:val="en-US"/>
        </w:rPr>
        <w:t>, T.M., Osterhaus, A.D.M. E. &amp;</w:t>
      </w:r>
      <w:proofErr w:type="spellStart"/>
      <w:r w:rsidRPr="00B260A7">
        <w:rPr>
          <w:rFonts w:ascii="Times New Roman" w:eastAsia="ArialMT" w:hAnsi="Times New Roman" w:cs="Times New Roman"/>
          <w:color w:val="000000" w:themeColor="text1"/>
          <w:sz w:val="24"/>
          <w:szCs w:val="24"/>
          <w:lang w:val="en-US"/>
        </w:rPr>
        <w:t>Fouchier</w:t>
      </w:r>
      <w:proofErr w:type="spellEnd"/>
      <w:r w:rsidRPr="00B260A7">
        <w:rPr>
          <w:rFonts w:ascii="Times New Roman" w:eastAsia="ArialMT" w:hAnsi="Times New Roman" w:cs="Times New Roman"/>
          <w:color w:val="000000" w:themeColor="text1"/>
          <w:sz w:val="24"/>
          <w:szCs w:val="24"/>
          <w:lang w:val="en-US"/>
        </w:rPr>
        <w:t>, R.A.M., 2012.Isolation of a novel coronavirus from a man with pneumonia in Saudi Arabia. New England Journal of Medicine. 367: 1814-1820.</w:t>
      </w:r>
    </w:p>
    <w:p w14:paraId="39BA761D"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 xml:space="preserve">79. Zhang, D., Ling, H., Huang, X., Li, J., Li, W., Yi, C., Jiang, Y., He, Y., Deng, S., Zhang, X., Liu, Y., Li, G., Qu, J., 2020a. Potential spreading risks and disinfection challenges of medical wastewater by the presence of Severe Acute Respiratory Syndrome Coronavirus 2 (SARS-CoV-2) viral RNA in septic tanks of </w:t>
      </w:r>
      <w:proofErr w:type="spellStart"/>
      <w:r w:rsidRPr="00B260A7">
        <w:rPr>
          <w:rFonts w:ascii="Times New Roman" w:eastAsia="ArialMT" w:hAnsi="Times New Roman" w:cs="Times New Roman"/>
          <w:color w:val="000000" w:themeColor="text1"/>
          <w:sz w:val="24"/>
          <w:szCs w:val="24"/>
          <w:lang w:val="en-US"/>
        </w:rPr>
        <w:t>fangcanghospital</w:t>
      </w:r>
      <w:proofErr w:type="spellEnd"/>
      <w:r w:rsidRPr="00B260A7">
        <w:rPr>
          <w:rFonts w:ascii="Times New Roman" w:eastAsia="ArialMT" w:hAnsi="Times New Roman" w:cs="Times New Roman"/>
          <w:color w:val="000000" w:themeColor="text1"/>
          <w:sz w:val="24"/>
          <w:szCs w:val="24"/>
          <w:lang w:val="en-US"/>
        </w:rPr>
        <w:t xml:space="preserve">. </w:t>
      </w:r>
      <w:proofErr w:type="spellStart"/>
      <w:r w:rsidRPr="00B260A7">
        <w:rPr>
          <w:rFonts w:ascii="Times New Roman" w:eastAsia="ArialMT" w:hAnsi="Times New Roman" w:cs="Times New Roman"/>
          <w:color w:val="000000" w:themeColor="text1"/>
          <w:sz w:val="24"/>
          <w:szCs w:val="24"/>
          <w:lang w:val="en-US"/>
        </w:rPr>
        <w:t>medRxiv</w:t>
      </w:r>
      <w:proofErr w:type="spellEnd"/>
      <w:r w:rsidRPr="00B260A7">
        <w:rPr>
          <w:rFonts w:ascii="Times New Roman" w:eastAsia="ArialMT" w:hAnsi="Times New Roman" w:cs="Times New Roman"/>
          <w:color w:val="000000" w:themeColor="text1"/>
          <w:sz w:val="24"/>
          <w:szCs w:val="24"/>
          <w:lang w:val="en-US"/>
        </w:rPr>
        <w:t xml:space="preserve"> preprint </w:t>
      </w:r>
      <w:proofErr w:type="spellStart"/>
      <w:proofErr w:type="gramStart"/>
      <w:r w:rsidRPr="00B260A7">
        <w:rPr>
          <w:rFonts w:ascii="Times New Roman" w:eastAsia="ArialMT" w:hAnsi="Times New Roman" w:cs="Times New Roman"/>
          <w:color w:val="000000" w:themeColor="text1"/>
          <w:sz w:val="24"/>
          <w:szCs w:val="24"/>
          <w:lang w:val="en-US"/>
        </w:rPr>
        <w:t>DOI:https</w:t>
      </w:r>
      <w:proofErr w:type="spellEnd"/>
      <w:r w:rsidRPr="00B260A7">
        <w:rPr>
          <w:rFonts w:ascii="Times New Roman" w:eastAsia="ArialMT" w:hAnsi="Times New Roman" w:cs="Times New Roman"/>
          <w:color w:val="000000" w:themeColor="text1"/>
          <w:sz w:val="24"/>
          <w:szCs w:val="24"/>
          <w:lang w:val="en-US"/>
        </w:rPr>
        <w:t>://doi.org/10.1101/2020.04.28.20083832</w:t>
      </w:r>
      <w:proofErr w:type="gramEnd"/>
    </w:p>
    <w:p w14:paraId="4151FD45"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t>80. Zhang, Y., Chen, C., Zhu, S., Shu, C., Wang, D., &amp; Song, J., 2020b. Isolation of 2019-nCoV from a stool specimen of a laboratory-confirmed case of the coronavirus disease 2019 (COVID-19). China CDC Weekly. 2(8):123-4.</w:t>
      </w:r>
    </w:p>
    <w:p w14:paraId="016E0587" w14:textId="77777777" w:rsidR="00937056" w:rsidRPr="00B260A7" w:rsidRDefault="00937056" w:rsidP="00B260A7">
      <w:pPr>
        <w:autoSpaceDE w:val="0"/>
        <w:autoSpaceDN w:val="0"/>
        <w:adjustRightInd w:val="0"/>
        <w:spacing w:after="0" w:line="276" w:lineRule="auto"/>
        <w:jc w:val="both"/>
        <w:rPr>
          <w:rFonts w:ascii="Times New Roman" w:eastAsia="ArialMT" w:hAnsi="Times New Roman" w:cs="Times New Roman"/>
          <w:color w:val="000000" w:themeColor="text1"/>
          <w:sz w:val="24"/>
          <w:szCs w:val="24"/>
          <w:lang w:val="en-US"/>
        </w:rPr>
      </w:pPr>
      <w:r w:rsidRPr="00B260A7">
        <w:rPr>
          <w:rFonts w:ascii="Times New Roman" w:eastAsia="ArialMT" w:hAnsi="Times New Roman" w:cs="Times New Roman"/>
          <w:color w:val="000000" w:themeColor="text1"/>
          <w:sz w:val="24"/>
          <w:szCs w:val="24"/>
          <w:lang w:val="en-US"/>
        </w:rPr>
        <w:lastRenderedPageBreak/>
        <w:t xml:space="preserve">81. Zhu, N., Zhang, D., Wang, W., Li, X., Yang, B., Song, J., Zhao, X., Huang, B., Shi, W., Lu, R., </w:t>
      </w:r>
      <w:proofErr w:type="spellStart"/>
      <w:r w:rsidRPr="00B260A7">
        <w:rPr>
          <w:rFonts w:ascii="Times New Roman" w:eastAsia="ArialMT" w:hAnsi="Times New Roman" w:cs="Times New Roman"/>
          <w:color w:val="000000" w:themeColor="text1"/>
          <w:sz w:val="24"/>
          <w:szCs w:val="24"/>
          <w:lang w:val="en-US"/>
        </w:rPr>
        <w:t>Niu</w:t>
      </w:r>
      <w:proofErr w:type="spellEnd"/>
      <w:r w:rsidRPr="00B260A7">
        <w:rPr>
          <w:rFonts w:ascii="Times New Roman" w:eastAsia="ArialMT" w:hAnsi="Times New Roman" w:cs="Times New Roman"/>
          <w:color w:val="000000" w:themeColor="text1"/>
          <w:sz w:val="24"/>
          <w:szCs w:val="24"/>
          <w:lang w:val="en-US"/>
        </w:rPr>
        <w:t xml:space="preserve">, P. &amp;Zhan, F. 2020. A novel coronavirus from patients with pneumonia in China, 2019. New England </w:t>
      </w:r>
      <w:proofErr w:type="spellStart"/>
      <w:r w:rsidRPr="00B260A7">
        <w:rPr>
          <w:rFonts w:ascii="Times New Roman" w:eastAsia="ArialMT" w:hAnsi="Times New Roman" w:cs="Times New Roman"/>
          <w:color w:val="000000" w:themeColor="text1"/>
          <w:sz w:val="24"/>
          <w:szCs w:val="24"/>
          <w:lang w:val="en-US"/>
        </w:rPr>
        <w:t>Journalof</w:t>
      </w:r>
      <w:proofErr w:type="spellEnd"/>
      <w:r w:rsidRPr="00B260A7">
        <w:rPr>
          <w:rFonts w:ascii="Times New Roman" w:eastAsia="ArialMT" w:hAnsi="Times New Roman" w:cs="Times New Roman"/>
          <w:color w:val="000000" w:themeColor="text1"/>
          <w:sz w:val="24"/>
          <w:szCs w:val="24"/>
          <w:lang w:val="en-US"/>
        </w:rPr>
        <w:t xml:space="preserve"> Medicine 382:727-733.</w:t>
      </w:r>
    </w:p>
    <w:p w14:paraId="722CDC0F" w14:textId="77777777" w:rsidR="007601A0" w:rsidRPr="00B260A7" w:rsidRDefault="007601A0" w:rsidP="00B260A7">
      <w:pPr>
        <w:spacing w:line="276" w:lineRule="auto"/>
        <w:rPr>
          <w:rFonts w:ascii="Times New Roman" w:hAnsi="Times New Roman" w:cs="Times New Roman"/>
          <w:color w:val="000000" w:themeColor="text1"/>
          <w:sz w:val="24"/>
          <w:szCs w:val="24"/>
        </w:rPr>
      </w:pPr>
    </w:p>
    <w:sectPr w:rsidR="007601A0" w:rsidRPr="00B260A7" w:rsidSect="00937056">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Lenovo ThinkPad" w:date="2021-01-31T21:08:00Z" w:initials="LT">
    <w:p w14:paraId="4415211A" w14:textId="16B7C774" w:rsidR="003A49E2" w:rsidRPr="00EB3F9B" w:rsidRDefault="003A49E2">
      <w:pPr>
        <w:pStyle w:val="CommentText"/>
        <w:rPr>
          <w:lang w:val="en-US"/>
        </w:rPr>
      </w:pPr>
      <w:r>
        <w:rPr>
          <w:rStyle w:val="CommentReference"/>
        </w:rPr>
        <w:annotationRef/>
      </w:r>
      <w:r>
        <w:rPr>
          <w:lang w:val="en-US"/>
        </w:rPr>
        <w:t xml:space="preserve">Please check the format. </w:t>
      </w:r>
    </w:p>
  </w:comment>
  <w:comment w:id="12" w:author="Lenovo ThinkPad" w:date="2021-01-31T21:09:00Z" w:initials="LT">
    <w:p w14:paraId="2A298D5D" w14:textId="1806EE82" w:rsidR="003A49E2" w:rsidRPr="00EB3F9B" w:rsidRDefault="003A49E2">
      <w:pPr>
        <w:pStyle w:val="CommentText"/>
        <w:rPr>
          <w:lang w:val="en-US"/>
        </w:rPr>
      </w:pPr>
      <w:r>
        <w:rPr>
          <w:rStyle w:val="CommentReference"/>
        </w:rPr>
        <w:annotationRef/>
      </w:r>
      <w:r>
        <w:rPr>
          <w:lang w:val="en-US"/>
        </w:rPr>
        <w:t>Please check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15211A" w15:done="0"/>
  <w15:commentEx w15:paraId="2A298D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15211A" w16cid:durableId="23C1A8F7"/>
  <w16cid:commentId w16cid:paraId="2A298D5D" w16cid:durableId="23C1A8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E15F3" w14:textId="77777777" w:rsidR="00C87AC9" w:rsidRDefault="00C87AC9">
      <w:pPr>
        <w:spacing w:after="0" w:line="240" w:lineRule="auto"/>
      </w:pPr>
      <w:r>
        <w:separator/>
      </w:r>
    </w:p>
  </w:endnote>
  <w:endnote w:type="continuationSeparator" w:id="0">
    <w:p w14:paraId="31A813CA" w14:textId="77777777" w:rsidR="00C87AC9" w:rsidRDefault="00C8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01496"/>
      <w:docPartObj>
        <w:docPartGallery w:val="Page Numbers (Bottom of Page)"/>
        <w:docPartUnique/>
      </w:docPartObj>
    </w:sdtPr>
    <w:sdtContent>
      <w:p w14:paraId="7E3676A0" w14:textId="77777777" w:rsidR="003A49E2" w:rsidRDefault="003A49E2">
        <w:pPr>
          <w:pStyle w:val="Footer"/>
          <w:jc w:val="right"/>
        </w:pPr>
        <w:r>
          <w:fldChar w:fldCharType="begin"/>
        </w:r>
        <w:r>
          <w:instrText xml:space="preserve"> PAGE   \* MERGEFORMAT </w:instrText>
        </w:r>
        <w:r>
          <w:fldChar w:fldCharType="separate"/>
        </w:r>
        <w:r>
          <w:rPr>
            <w:noProof/>
          </w:rPr>
          <w:t>4</w:t>
        </w:r>
        <w:r>
          <w:rPr>
            <w:noProof/>
          </w:rPr>
          <w:t>6</w:t>
        </w:r>
        <w:r>
          <w:rPr>
            <w:noProof/>
          </w:rPr>
          <w:fldChar w:fldCharType="end"/>
        </w:r>
      </w:p>
    </w:sdtContent>
  </w:sdt>
  <w:p w14:paraId="0A71CFF0" w14:textId="77777777" w:rsidR="003A49E2" w:rsidRDefault="003A49E2">
    <w:pPr>
      <w:pStyle w:val="Footer"/>
    </w:pPr>
  </w:p>
  <w:p w14:paraId="4B42EEBF" w14:textId="77777777" w:rsidR="003A49E2" w:rsidRDefault="003A49E2"/>
  <w:p w14:paraId="61CDF6F1" w14:textId="77777777" w:rsidR="003A49E2" w:rsidRDefault="003A49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CBEAE" w14:textId="77777777" w:rsidR="00C87AC9" w:rsidRDefault="00C87AC9">
      <w:pPr>
        <w:spacing w:after="0" w:line="240" w:lineRule="auto"/>
      </w:pPr>
      <w:r>
        <w:separator/>
      </w:r>
    </w:p>
  </w:footnote>
  <w:footnote w:type="continuationSeparator" w:id="0">
    <w:p w14:paraId="6BF013AB" w14:textId="77777777" w:rsidR="00C87AC9" w:rsidRDefault="00C87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483299"/>
      <w:docPartObj>
        <w:docPartGallery w:val="Page Numbers (Top of Page)"/>
        <w:docPartUnique/>
      </w:docPartObj>
    </w:sdtPr>
    <w:sdtEndPr>
      <w:rPr>
        <w:noProof/>
      </w:rPr>
    </w:sdtEndPr>
    <w:sdtContent>
      <w:p w14:paraId="040E63D2" w14:textId="77777777" w:rsidR="003A49E2" w:rsidRDefault="003A49E2">
        <w:pPr>
          <w:pStyle w:val="Header"/>
          <w:jc w:val="right"/>
        </w:pPr>
        <w:r>
          <w:fldChar w:fldCharType="begin"/>
        </w:r>
        <w:r>
          <w:instrText xml:space="preserve"> PAGE   \* MERGEFORMAT </w:instrText>
        </w:r>
        <w:r>
          <w:fldChar w:fldCharType="separate"/>
        </w:r>
        <w:r>
          <w:rPr>
            <w:noProof/>
          </w:rPr>
          <w:t>46</w:t>
        </w:r>
        <w:r>
          <w:rPr>
            <w:noProof/>
          </w:rPr>
          <w:fldChar w:fldCharType="end"/>
        </w:r>
      </w:p>
    </w:sdtContent>
  </w:sdt>
  <w:p w14:paraId="37182B15" w14:textId="77777777" w:rsidR="003A49E2" w:rsidRDefault="003A4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954"/>
    <w:multiLevelType w:val="hybridMultilevel"/>
    <w:tmpl w:val="DFDA43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6A23D2"/>
    <w:multiLevelType w:val="hybridMultilevel"/>
    <w:tmpl w:val="30EE87A6"/>
    <w:lvl w:ilvl="0" w:tplc="C2D4D1E6">
      <w:numFmt w:val="bullet"/>
      <w:lvlText w:val="•"/>
      <w:lvlJc w:val="left"/>
      <w:pPr>
        <w:ind w:left="720" w:hanging="360"/>
      </w:pPr>
      <w:rPr>
        <w:rFonts w:ascii="Times New Roman" w:eastAsia="ArialMT" w:hAnsi="Times New Roman" w:cs="Times New Roman" w:hint="default"/>
      </w:rPr>
    </w:lvl>
    <w:lvl w:ilvl="1" w:tplc="8BE8A756">
      <w:numFmt w:val="bullet"/>
      <w:lvlText w:val=""/>
      <w:lvlJc w:val="left"/>
      <w:pPr>
        <w:ind w:left="1440" w:hanging="360"/>
      </w:pPr>
      <w:rPr>
        <w:rFonts w:ascii="Times New Roman" w:eastAsia="ArialMT"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0F22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61669"/>
    <w:multiLevelType w:val="hybridMultilevel"/>
    <w:tmpl w:val="97DAEB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476780"/>
    <w:multiLevelType w:val="hybridMultilevel"/>
    <w:tmpl w:val="BEC663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D0500E"/>
    <w:multiLevelType w:val="hybridMultilevel"/>
    <w:tmpl w:val="F8C09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B95D78"/>
    <w:multiLevelType w:val="hybridMultilevel"/>
    <w:tmpl w:val="97DAEB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DA93089"/>
    <w:multiLevelType w:val="multilevel"/>
    <w:tmpl w:val="89C270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BE4270"/>
    <w:multiLevelType w:val="hybridMultilevel"/>
    <w:tmpl w:val="3752AF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AF2047"/>
    <w:multiLevelType w:val="multilevel"/>
    <w:tmpl w:val="08A2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0E28FE"/>
    <w:multiLevelType w:val="hybridMultilevel"/>
    <w:tmpl w:val="8F646E12"/>
    <w:lvl w:ilvl="0" w:tplc="07EE7580">
      <w:start w:val="1"/>
      <w:numFmt w:val="bullet"/>
      <w:lvlText w:val="•"/>
      <w:lvlJc w:val="left"/>
      <w:pPr>
        <w:tabs>
          <w:tab w:val="num" w:pos="720"/>
        </w:tabs>
        <w:ind w:left="720" w:hanging="360"/>
      </w:pPr>
      <w:rPr>
        <w:rFonts w:ascii="Arial" w:hAnsi="Arial" w:hint="default"/>
      </w:rPr>
    </w:lvl>
    <w:lvl w:ilvl="1" w:tplc="2908A4B0" w:tentative="1">
      <w:start w:val="1"/>
      <w:numFmt w:val="bullet"/>
      <w:lvlText w:val="•"/>
      <w:lvlJc w:val="left"/>
      <w:pPr>
        <w:tabs>
          <w:tab w:val="num" w:pos="1440"/>
        </w:tabs>
        <w:ind w:left="1440" w:hanging="360"/>
      </w:pPr>
      <w:rPr>
        <w:rFonts w:ascii="Arial" w:hAnsi="Arial" w:hint="default"/>
      </w:rPr>
    </w:lvl>
    <w:lvl w:ilvl="2" w:tplc="61740ACE" w:tentative="1">
      <w:start w:val="1"/>
      <w:numFmt w:val="bullet"/>
      <w:lvlText w:val="•"/>
      <w:lvlJc w:val="left"/>
      <w:pPr>
        <w:tabs>
          <w:tab w:val="num" w:pos="2160"/>
        </w:tabs>
        <w:ind w:left="2160" w:hanging="360"/>
      </w:pPr>
      <w:rPr>
        <w:rFonts w:ascii="Arial" w:hAnsi="Arial" w:hint="default"/>
      </w:rPr>
    </w:lvl>
    <w:lvl w:ilvl="3" w:tplc="F428639E" w:tentative="1">
      <w:start w:val="1"/>
      <w:numFmt w:val="bullet"/>
      <w:lvlText w:val="•"/>
      <w:lvlJc w:val="left"/>
      <w:pPr>
        <w:tabs>
          <w:tab w:val="num" w:pos="2880"/>
        </w:tabs>
        <w:ind w:left="2880" w:hanging="360"/>
      </w:pPr>
      <w:rPr>
        <w:rFonts w:ascii="Arial" w:hAnsi="Arial" w:hint="default"/>
      </w:rPr>
    </w:lvl>
    <w:lvl w:ilvl="4" w:tplc="377AB7EE" w:tentative="1">
      <w:start w:val="1"/>
      <w:numFmt w:val="bullet"/>
      <w:lvlText w:val="•"/>
      <w:lvlJc w:val="left"/>
      <w:pPr>
        <w:tabs>
          <w:tab w:val="num" w:pos="3600"/>
        </w:tabs>
        <w:ind w:left="3600" w:hanging="360"/>
      </w:pPr>
      <w:rPr>
        <w:rFonts w:ascii="Arial" w:hAnsi="Arial" w:hint="default"/>
      </w:rPr>
    </w:lvl>
    <w:lvl w:ilvl="5" w:tplc="C5EA4408" w:tentative="1">
      <w:start w:val="1"/>
      <w:numFmt w:val="bullet"/>
      <w:lvlText w:val="•"/>
      <w:lvlJc w:val="left"/>
      <w:pPr>
        <w:tabs>
          <w:tab w:val="num" w:pos="4320"/>
        </w:tabs>
        <w:ind w:left="4320" w:hanging="360"/>
      </w:pPr>
      <w:rPr>
        <w:rFonts w:ascii="Arial" w:hAnsi="Arial" w:hint="default"/>
      </w:rPr>
    </w:lvl>
    <w:lvl w:ilvl="6" w:tplc="79E4B5C0" w:tentative="1">
      <w:start w:val="1"/>
      <w:numFmt w:val="bullet"/>
      <w:lvlText w:val="•"/>
      <w:lvlJc w:val="left"/>
      <w:pPr>
        <w:tabs>
          <w:tab w:val="num" w:pos="5040"/>
        </w:tabs>
        <w:ind w:left="5040" w:hanging="360"/>
      </w:pPr>
      <w:rPr>
        <w:rFonts w:ascii="Arial" w:hAnsi="Arial" w:hint="default"/>
      </w:rPr>
    </w:lvl>
    <w:lvl w:ilvl="7" w:tplc="FDFAF13A" w:tentative="1">
      <w:start w:val="1"/>
      <w:numFmt w:val="bullet"/>
      <w:lvlText w:val="•"/>
      <w:lvlJc w:val="left"/>
      <w:pPr>
        <w:tabs>
          <w:tab w:val="num" w:pos="5760"/>
        </w:tabs>
        <w:ind w:left="5760" w:hanging="360"/>
      </w:pPr>
      <w:rPr>
        <w:rFonts w:ascii="Arial" w:hAnsi="Arial" w:hint="default"/>
      </w:rPr>
    </w:lvl>
    <w:lvl w:ilvl="8" w:tplc="CD4EAE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29667D"/>
    <w:multiLevelType w:val="multilevel"/>
    <w:tmpl w:val="1A24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677E4"/>
    <w:multiLevelType w:val="hybridMultilevel"/>
    <w:tmpl w:val="717E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3B2395"/>
    <w:multiLevelType w:val="hybridMultilevel"/>
    <w:tmpl w:val="97DAEB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7361B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321FBB"/>
    <w:multiLevelType w:val="hybridMultilevel"/>
    <w:tmpl w:val="8AFA2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4"/>
  </w:num>
  <w:num w:numId="3">
    <w:abstractNumId w:val="11"/>
  </w:num>
  <w:num w:numId="4">
    <w:abstractNumId w:val="0"/>
  </w:num>
  <w:num w:numId="5">
    <w:abstractNumId w:val="8"/>
  </w:num>
  <w:num w:numId="6">
    <w:abstractNumId w:val="13"/>
  </w:num>
  <w:num w:numId="7">
    <w:abstractNumId w:val="1"/>
  </w:num>
  <w:num w:numId="8">
    <w:abstractNumId w:val="2"/>
  </w:num>
  <w:num w:numId="9">
    <w:abstractNumId w:val="14"/>
  </w:num>
  <w:num w:numId="10">
    <w:abstractNumId w:val="15"/>
  </w:num>
  <w:num w:numId="11">
    <w:abstractNumId w:val="7"/>
  </w:num>
  <w:num w:numId="12">
    <w:abstractNumId w:val="9"/>
  </w:num>
  <w:num w:numId="13">
    <w:abstractNumId w:val="12"/>
  </w:num>
  <w:num w:numId="14">
    <w:abstractNumId w:val="3"/>
  </w:num>
  <w:num w:numId="15">
    <w:abstractNumId w:val="6"/>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ThinkPad">
    <w15:presenceInfo w15:providerId="Windows Live" w15:userId="72de0773ccc653e0"/>
  </w15:person>
  <w15:person w15:author="User">
    <w15:presenceInfo w15:providerId="None" w15:userId="User"/>
  </w15:person>
  <w15:person w15:author="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1NTQxNjayMDQ1MTJV0lEKTi0uzszPAykwqgUA5WcjviwAAAA="/>
  </w:docVars>
  <w:rsids>
    <w:rsidRoot w:val="00937056"/>
    <w:rsid w:val="00000D3F"/>
    <w:rsid w:val="00017FBB"/>
    <w:rsid w:val="000238CA"/>
    <w:rsid w:val="00067D43"/>
    <w:rsid w:val="000C415C"/>
    <w:rsid w:val="000E35F7"/>
    <w:rsid w:val="000E5AFA"/>
    <w:rsid w:val="001640B3"/>
    <w:rsid w:val="00173B3B"/>
    <w:rsid w:val="00184BF6"/>
    <w:rsid w:val="001879A6"/>
    <w:rsid w:val="001E1C14"/>
    <w:rsid w:val="001F3CEF"/>
    <w:rsid w:val="00217569"/>
    <w:rsid w:val="00222136"/>
    <w:rsid w:val="002518ED"/>
    <w:rsid w:val="002A5F12"/>
    <w:rsid w:val="002D2B8B"/>
    <w:rsid w:val="00310783"/>
    <w:rsid w:val="003145C0"/>
    <w:rsid w:val="00317381"/>
    <w:rsid w:val="0032297A"/>
    <w:rsid w:val="00335604"/>
    <w:rsid w:val="00337C56"/>
    <w:rsid w:val="003505B7"/>
    <w:rsid w:val="00361D5F"/>
    <w:rsid w:val="003864E3"/>
    <w:rsid w:val="003A49E2"/>
    <w:rsid w:val="00455A27"/>
    <w:rsid w:val="00455EDA"/>
    <w:rsid w:val="00464433"/>
    <w:rsid w:val="00477267"/>
    <w:rsid w:val="00486B06"/>
    <w:rsid w:val="00494315"/>
    <w:rsid w:val="004A6DC6"/>
    <w:rsid w:val="004D1277"/>
    <w:rsid w:val="004D6E13"/>
    <w:rsid w:val="004F402A"/>
    <w:rsid w:val="005472BC"/>
    <w:rsid w:val="00557B36"/>
    <w:rsid w:val="00565261"/>
    <w:rsid w:val="005A3142"/>
    <w:rsid w:val="005C47E7"/>
    <w:rsid w:val="005E5583"/>
    <w:rsid w:val="006517AE"/>
    <w:rsid w:val="006A2329"/>
    <w:rsid w:val="006A5DD7"/>
    <w:rsid w:val="006C09A9"/>
    <w:rsid w:val="006D4CF6"/>
    <w:rsid w:val="00704588"/>
    <w:rsid w:val="00705436"/>
    <w:rsid w:val="007601A0"/>
    <w:rsid w:val="00765387"/>
    <w:rsid w:val="007871ED"/>
    <w:rsid w:val="007C2320"/>
    <w:rsid w:val="007C2A59"/>
    <w:rsid w:val="007E24D3"/>
    <w:rsid w:val="00833E60"/>
    <w:rsid w:val="00876481"/>
    <w:rsid w:val="0090203B"/>
    <w:rsid w:val="00906786"/>
    <w:rsid w:val="0092544B"/>
    <w:rsid w:val="00937056"/>
    <w:rsid w:val="00943B8C"/>
    <w:rsid w:val="009512ED"/>
    <w:rsid w:val="009B4353"/>
    <w:rsid w:val="009C67DC"/>
    <w:rsid w:val="009E45E3"/>
    <w:rsid w:val="00A35FE4"/>
    <w:rsid w:val="00A61EC8"/>
    <w:rsid w:val="00AE5033"/>
    <w:rsid w:val="00AE5FE6"/>
    <w:rsid w:val="00AF317A"/>
    <w:rsid w:val="00B260A7"/>
    <w:rsid w:val="00B51A78"/>
    <w:rsid w:val="00B53EAA"/>
    <w:rsid w:val="00B90A4E"/>
    <w:rsid w:val="00BB0C19"/>
    <w:rsid w:val="00BC6734"/>
    <w:rsid w:val="00BE0C43"/>
    <w:rsid w:val="00C27CF1"/>
    <w:rsid w:val="00C625D8"/>
    <w:rsid w:val="00C87AC9"/>
    <w:rsid w:val="00CC0EB2"/>
    <w:rsid w:val="00D1292A"/>
    <w:rsid w:val="00D53954"/>
    <w:rsid w:val="00D82654"/>
    <w:rsid w:val="00D84840"/>
    <w:rsid w:val="00D91AEF"/>
    <w:rsid w:val="00D928B4"/>
    <w:rsid w:val="00D94900"/>
    <w:rsid w:val="00E16532"/>
    <w:rsid w:val="00E90A75"/>
    <w:rsid w:val="00E95597"/>
    <w:rsid w:val="00EA03B1"/>
    <w:rsid w:val="00EA3747"/>
    <w:rsid w:val="00EB3F9B"/>
    <w:rsid w:val="00F010BF"/>
    <w:rsid w:val="00F2327F"/>
    <w:rsid w:val="00F327DA"/>
    <w:rsid w:val="00F85D04"/>
    <w:rsid w:val="00FF2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29696"/>
  <w15:chartTrackingRefBased/>
  <w15:docId w15:val="{18680279-A37D-49A1-9E55-14AC24E5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056"/>
    <w:rPr>
      <w:lang w:val="ru-RU"/>
    </w:rPr>
  </w:style>
  <w:style w:type="paragraph" w:styleId="Heading1">
    <w:name w:val="heading 1"/>
    <w:basedOn w:val="Normal"/>
    <w:link w:val="Heading1Char"/>
    <w:uiPriority w:val="9"/>
    <w:qFormat/>
    <w:rsid w:val="009370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semiHidden/>
    <w:unhideWhenUsed/>
    <w:qFormat/>
    <w:rsid w:val="009370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7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370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056"/>
    <w:rPr>
      <w:rFonts w:ascii="Times New Roman" w:eastAsia="Times New Roman" w:hAnsi="Times New Roman" w:cs="Times New Roman"/>
      <w:b/>
      <w:bCs/>
      <w:kern w:val="36"/>
      <w:sz w:val="48"/>
      <w:szCs w:val="48"/>
      <w:lang w:val="ru-RU" w:eastAsia="ru-RU"/>
    </w:rPr>
  </w:style>
  <w:style w:type="character" w:customStyle="1" w:styleId="Heading2Char">
    <w:name w:val="Heading 2 Char"/>
    <w:basedOn w:val="DefaultParagraphFont"/>
    <w:link w:val="Heading2"/>
    <w:uiPriority w:val="9"/>
    <w:semiHidden/>
    <w:rsid w:val="00937056"/>
    <w:rPr>
      <w:rFonts w:asciiTheme="majorHAnsi" w:eastAsiaTheme="majorEastAsia" w:hAnsiTheme="majorHAnsi" w:cstheme="majorBidi"/>
      <w:color w:val="2F5496" w:themeColor="accent1" w:themeShade="BF"/>
      <w:sz w:val="26"/>
      <w:szCs w:val="26"/>
      <w:lang w:val="ru-RU"/>
    </w:rPr>
  </w:style>
  <w:style w:type="character" w:customStyle="1" w:styleId="Heading3Char">
    <w:name w:val="Heading 3 Char"/>
    <w:basedOn w:val="DefaultParagraphFont"/>
    <w:link w:val="Heading3"/>
    <w:uiPriority w:val="9"/>
    <w:semiHidden/>
    <w:rsid w:val="00937056"/>
    <w:rPr>
      <w:rFonts w:asciiTheme="majorHAnsi" w:eastAsiaTheme="majorEastAsia" w:hAnsiTheme="majorHAnsi" w:cstheme="majorBidi"/>
      <w:color w:val="1F3763" w:themeColor="accent1" w:themeShade="7F"/>
      <w:sz w:val="24"/>
      <w:szCs w:val="24"/>
      <w:lang w:val="ru-RU"/>
    </w:rPr>
  </w:style>
  <w:style w:type="character" w:customStyle="1" w:styleId="Heading4Char">
    <w:name w:val="Heading 4 Char"/>
    <w:basedOn w:val="DefaultParagraphFont"/>
    <w:link w:val="Heading4"/>
    <w:uiPriority w:val="9"/>
    <w:semiHidden/>
    <w:rsid w:val="00937056"/>
    <w:rPr>
      <w:rFonts w:asciiTheme="majorHAnsi" w:eastAsiaTheme="majorEastAsia" w:hAnsiTheme="majorHAnsi" w:cstheme="majorBidi"/>
      <w:i/>
      <w:iCs/>
      <w:color w:val="2F5496" w:themeColor="accent1" w:themeShade="BF"/>
      <w:lang w:val="ru-RU"/>
    </w:rPr>
  </w:style>
  <w:style w:type="paragraph" w:styleId="NormalWeb">
    <w:name w:val="Normal (Web)"/>
    <w:basedOn w:val="Normal"/>
    <w:uiPriority w:val="99"/>
    <w:unhideWhenUsed/>
    <w:rsid w:val="0093705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937056"/>
    <w:pPr>
      <w:ind w:left="720"/>
      <w:contextualSpacing/>
    </w:pPr>
  </w:style>
  <w:style w:type="character" w:styleId="Hyperlink">
    <w:name w:val="Hyperlink"/>
    <w:basedOn w:val="DefaultParagraphFont"/>
    <w:uiPriority w:val="99"/>
    <w:unhideWhenUsed/>
    <w:rsid w:val="00937056"/>
    <w:rPr>
      <w:color w:val="0000FF"/>
      <w:u w:val="single"/>
    </w:rPr>
  </w:style>
  <w:style w:type="character" w:styleId="HTMLCite">
    <w:name w:val="HTML Cite"/>
    <w:basedOn w:val="DefaultParagraphFont"/>
    <w:uiPriority w:val="99"/>
    <w:semiHidden/>
    <w:unhideWhenUsed/>
    <w:rsid w:val="00937056"/>
    <w:rPr>
      <w:i/>
      <w:iCs/>
    </w:rPr>
  </w:style>
  <w:style w:type="character" w:customStyle="1" w:styleId="reference-accessdate">
    <w:name w:val="reference-accessdate"/>
    <w:basedOn w:val="DefaultParagraphFont"/>
    <w:rsid w:val="00937056"/>
  </w:style>
  <w:style w:type="character" w:customStyle="1" w:styleId="nowrap">
    <w:name w:val="nowrap"/>
    <w:basedOn w:val="DefaultParagraphFont"/>
    <w:rsid w:val="00937056"/>
  </w:style>
  <w:style w:type="character" w:customStyle="1" w:styleId="mw-cite-backlink">
    <w:name w:val="mw-cite-backlink"/>
    <w:basedOn w:val="DefaultParagraphFont"/>
    <w:rsid w:val="00937056"/>
  </w:style>
  <w:style w:type="table" w:styleId="TableGrid">
    <w:name w:val="Table Grid"/>
    <w:basedOn w:val="TableNormal"/>
    <w:uiPriority w:val="39"/>
    <w:rsid w:val="00937056"/>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7056"/>
    <w:rPr>
      <w:sz w:val="16"/>
      <w:szCs w:val="16"/>
    </w:rPr>
  </w:style>
  <w:style w:type="paragraph" w:styleId="CommentText">
    <w:name w:val="annotation text"/>
    <w:basedOn w:val="Normal"/>
    <w:link w:val="CommentTextChar"/>
    <w:uiPriority w:val="99"/>
    <w:semiHidden/>
    <w:unhideWhenUsed/>
    <w:rsid w:val="00937056"/>
    <w:pPr>
      <w:spacing w:line="240" w:lineRule="auto"/>
    </w:pPr>
    <w:rPr>
      <w:sz w:val="20"/>
      <w:szCs w:val="20"/>
    </w:rPr>
  </w:style>
  <w:style w:type="character" w:customStyle="1" w:styleId="CommentTextChar">
    <w:name w:val="Comment Text Char"/>
    <w:basedOn w:val="DefaultParagraphFont"/>
    <w:link w:val="CommentText"/>
    <w:uiPriority w:val="99"/>
    <w:semiHidden/>
    <w:rsid w:val="00937056"/>
    <w:rPr>
      <w:sz w:val="20"/>
      <w:szCs w:val="20"/>
      <w:lang w:val="ru-RU"/>
    </w:rPr>
  </w:style>
  <w:style w:type="paragraph" w:styleId="CommentSubject">
    <w:name w:val="annotation subject"/>
    <w:basedOn w:val="CommentText"/>
    <w:next w:val="CommentText"/>
    <w:link w:val="CommentSubjectChar"/>
    <w:uiPriority w:val="99"/>
    <w:semiHidden/>
    <w:unhideWhenUsed/>
    <w:rsid w:val="00937056"/>
    <w:rPr>
      <w:b/>
      <w:bCs/>
    </w:rPr>
  </w:style>
  <w:style w:type="character" w:customStyle="1" w:styleId="CommentSubjectChar">
    <w:name w:val="Comment Subject Char"/>
    <w:basedOn w:val="CommentTextChar"/>
    <w:link w:val="CommentSubject"/>
    <w:uiPriority w:val="99"/>
    <w:semiHidden/>
    <w:rsid w:val="00937056"/>
    <w:rPr>
      <w:b/>
      <w:bCs/>
      <w:sz w:val="20"/>
      <w:szCs w:val="20"/>
      <w:lang w:val="ru-RU"/>
    </w:rPr>
  </w:style>
  <w:style w:type="paragraph" w:styleId="BalloonText">
    <w:name w:val="Balloon Text"/>
    <w:basedOn w:val="Normal"/>
    <w:link w:val="BalloonTextChar"/>
    <w:uiPriority w:val="99"/>
    <w:semiHidden/>
    <w:unhideWhenUsed/>
    <w:rsid w:val="009370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056"/>
    <w:rPr>
      <w:rFonts w:ascii="Segoe UI" w:hAnsi="Segoe UI" w:cs="Segoe UI"/>
      <w:sz w:val="18"/>
      <w:szCs w:val="18"/>
      <w:lang w:val="ru-RU"/>
    </w:rPr>
  </w:style>
  <w:style w:type="character" w:styleId="Emphasis">
    <w:name w:val="Emphasis"/>
    <w:basedOn w:val="DefaultParagraphFont"/>
    <w:uiPriority w:val="20"/>
    <w:qFormat/>
    <w:rsid w:val="00937056"/>
    <w:rPr>
      <w:i/>
      <w:iCs/>
    </w:rPr>
  </w:style>
  <w:style w:type="table" w:customStyle="1" w:styleId="PlainTable41">
    <w:name w:val="Plain Table 41"/>
    <w:basedOn w:val="TableNormal"/>
    <w:uiPriority w:val="44"/>
    <w:rsid w:val="00937056"/>
    <w:pPr>
      <w:spacing w:after="0" w:line="240" w:lineRule="auto"/>
    </w:pPr>
    <w:rPr>
      <w:lang w:val="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937056"/>
    <w:pPr>
      <w:spacing w:after="0" w:line="240" w:lineRule="auto"/>
    </w:pPr>
    <w:rPr>
      <w:lang w:val="ru-R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937056"/>
    <w:pPr>
      <w:spacing w:after="0" w:line="240" w:lineRule="auto"/>
    </w:pPr>
    <w:rPr>
      <w:lang w:val="ru-RU"/>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937056"/>
    <w:pPr>
      <w:spacing w:after="0" w:line="240" w:lineRule="auto"/>
    </w:pPr>
    <w:rPr>
      <w:lang w:val="ru-RU"/>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937056"/>
    <w:pPr>
      <w:spacing w:after="0" w:line="240" w:lineRule="auto"/>
    </w:pPr>
    <w:rPr>
      <w:lang w:val="ru-RU"/>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abel">
    <w:name w:val="label"/>
    <w:basedOn w:val="DefaultParagraphFont"/>
    <w:rsid w:val="00937056"/>
  </w:style>
  <w:style w:type="character" w:styleId="Strong">
    <w:name w:val="Strong"/>
    <w:basedOn w:val="DefaultParagraphFont"/>
    <w:uiPriority w:val="22"/>
    <w:qFormat/>
    <w:rsid w:val="00937056"/>
    <w:rPr>
      <w:b/>
      <w:bCs/>
    </w:rPr>
  </w:style>
  <w:style w:type="paragraph" w:styleId="HTMLPreformatted">
    <w:name w:val="HTML Preformatted"/>
    <w:basedOn w:val="Normal"/>
    <w:link w:val="HTMLPreformattedChar"/>
    <w:uiPriority w:val="99"/>
    <w:unhideWhenUsed/>
    <w:rsid w:val="0093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937056"/>
    <w:rPr>
      <w:rFonts w:ascii="Courier New" w:eastAsia="Times New Roman" w:hAnsi="Courier New" w:cs="Courier New"/>
      <w:sz w:val="20"/>
      <w:szCs w:val="20"/>
      <w:lang w:val="en-GB" w:eastAsia="en-GB"/>
    </w:rPr>
  </w:style>
  <w:style w:type="character" w:customStyle="1" w:styleId="ggboefpdpvb">
    <w:name w:val="ggboefpdpvb"/>
    <w:basedOn w:val="DefaultParagraphFont"/>
    <w:rsid w:val="00937056"/>
  </w:style>
  <w:style w:type="paragraph" w:styleId="Caption">
    <w:name w:val="caption"/>
    <w:basedOn w:val="Normal"/>
    <w:next w:val="Normal"/>
    <w:uiPriority w:val="35"/>
    <w:unhideWhenUsed/>
    <w:qFormat/>
    <w:rsid w:val="00937056"/>
    <w:pPr>
      <w:spacing w:after="200" w:line="240" w:lineRule="auto"/>
    </w:pPr>
    <w:rPr>
      <w:i/>
      <w:iCs/>
      <w:color w:val="44546A" w:themeColor="text2"/>
      <w:sz w:val="18"/>
      <w:lang w:val="en-US" w:bidi="bn-BD"/>
    </w:rPr>
  </w:style>
  <w:style w:type="paragraph" w:styleId="Header">
    <w:name w:val="header"/>
    <w:basedOn w:val="Normal"/>
    <w:link w:val="HeaderChar"/>
    <w:uiPriority w:val="99"/>
    <w:unhideWhenUsed/>
    <w:rsid w:val="00937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056"/>
    <w:rPr>
      <w:lang w:val="ru-RU"/>
    </w:rPr>
  </w:style>
  <w:style w:type="paragraph" w:styleId="Footer">
    <w:name w:val="footer"/>
    <w:basedOn w:val="Normal"/>
    <w:link w:val="FooterChar"/>
    <w:uiPriority w:val="99"/>
    <w:unhideWhenUsed/>
    <w:rsid w:val="00937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056"/>
    <w:rPr>
      <w:lang w:val="ru-RU"/>
    </w:rPr>
  </w:style>
  <w:style w:type="character" w:customStyle="1" w:styleId="cit">
    <w:name w:val="cit"/>
    <w:basedOn w:val="DefaultParagraphFont"/>
    <w:rsid w:val="00937056"/>
  </w:style>
  <w:style w:type="character" w:customStyle="1" w:styleId="fm-vol-iss-date">
    <w:name w:val="fm-vol-iss-date"/>
    <w:basedOn w:val="DefaultParagraphFont"/>
    <w:rsid w:val="00937056"/>
  </w:style>
  <w:style w:type="character" w:customStyle="1" w:styleId="doi">
    <w:name w:val="doi"/>
    <w:basedOn w:val="DefaultParagraphFont"/>
    <w:rsid w:val="00937056"/>
  </w:style>
  <w:style w:type="table" w:styleId="GridTable4-Accent1">
    <w:name w:val="Grid Table 4 Accent 1"/>
    <w:basedOn w:val="TableNormal"/>
    <w:uiPriority w:val="49"/>
    <w:rsid w:val="007653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44871">
      <w:bodyDiv w:val="1"/>
      <w:marLeft w:val="0"/>
      <w:marRight w:val="0"/>
      <w:marTop w:val="0"/>
      <w:marBottom w:val="0"/>
      <w:divBdr>
        <w:top w:val="none" w:sz="0" w:space="0" w:color="auto"/>
        <w:left w:val="none" w:sz="0" w:space="0" w:color="auto"/>
        <w:bottom w:val="none" w:sz="0" w:space="0" w:color="auto"/>
        <w:right w:val="none" w:sz="0" w:space="0" w:color="auto"/>
      </w:divBdr>
    </w:div>
    <w:div w:id="428812887">
      <w:bodyDiv w:val="1"/>
      <w:marLeft w:val="0"/>
      <w:marRight w:val="0"/>
      <w:marTop w:val="0"/>
      <w:marBottom w:val="0"/>
      <w:divBdr>
        <w:top w:val="none" w:sz="0" w:space="0" w:color="auto"/>
        <w:left w:val="none" w:sz="0" w:space="0" w:color="auto"/>
        <w:bottom w:val="none" w:sz="0" w:space="0" w:color="auto"/>
        <w:right w:val="none" w:sz="0" w:space="0" w:color="auto"/>
      </w:divBdr>
    </w:div>
    <w:div w:id="702095567">
      <w:bodyDiv w:val="1"/>
      <w:marLeft w:val="0"/>
      <w:marRight w:val="0"/>
      <w:marTop w:val="0"/>
      <w:marBottom w:val="0"/>
      <w:divBdr>
        <w:top w:val="none" w:sz="0" w:space="0" w:color="auto"/>
        <w:left w:val="none" w:sz="0" w:space="0" w:color="auto"/>
        <w:bottom w:val="none" w:sz="0" w:space="0" w:color="auto"/>
        <w:right w:val="none" w:sz="0" w:space="0" w:color="auto"/>
      </w:divBdr>
      <w:divsChild>
        <w:div w:id="658076292">
          <w:marLeft w:val="360"/>
          <w:marRight w:val="0"/>
          <w:marTop w:val="200"/>
          <w:marBottom w:val="0"/>
          <w:divBdr>
            <w:top w:val="none" w:sz="0" w:space="0" w:color="auto"/>
            <w:left w:val="none" w:sz="0" w:space="0" w:color="auto"/>
            <w:bottom w:val="none" w:sz="0" w:space="0" w:color="auto"/>
            <w:right w:val="none" w:sz="0" w:space="0" w:color="auto"/>
          </w:divBdr>
        </w:div>
        <w:div w:id="448007971">
          <w:marLeft w:val="360"/>
          <w:marRight w:val="0"/>
          <w:marTop w:val="200"/>
          <w:marBottom w:val="0"/>
          <w:divBdr>
            <w:top w:val="none" w:sz="0" w:space="0" w:color="auto"/>
            <w:left w:val="none" w:sz="0" w:space="0" w:color="auto"/>
            <w:bottom w:val="none" w:sz="0" w:space="0" w:color="auto"/>
            <w:right w:val="none" w:sz="0" w:space="0" w:color="auto"/>
          </w:divBdr>
        </w:div>
        <w:div w:id="997921121">
          <w:marLeft w:val="360"/>
          <w:marRight w:val="0"/>
          <w:marTop w:val="200"/>
          <w:marBottom w:val="0"/>
          <w:divBdr>
            <w:top w:val="none" w:sz="0" w:space="0" w:color="auto"/>
            <w:left w:val="none" w:sz="0" w:space="0" w:color="auto"/>
            <w:bottom w:val="none" w:sz="0" w:space="0" w:color="auto"/>
            <w:right w:val="none" w:sz="0" w:space="0" w:color="auto"/>
          </w:divBdr>
        </w:div>
        <w:div w:id="1245534682">
          <w:marLeft w:val="360"/>
          <w:marRight w:val="0"/>
          <w:marTop w:val="200"/>
          <w:marBottom w:val="0"/>
          <w:divBdr>
            <w:top w:val="none" w:sz="0" w:space="0" w:color="auto"/>
            <w:left w:val="none" w:sz="0" w:space="0" w:color="auto"/>
            <w:bottom w:val="none" w:sz="0" w:space="0" w:color="auto"/>
            <w:right w:val="none" w:sz="0" w:space="0" w:color="auto"/>
          </w:divBdr>
        </w:div>
        <w:div w:id="1696229340">
          <w:marLeft w:val="360"/>
          <w:marRight w:val="0"/>
          <w:marTop w:val="200"/>
          <w:marBottom w:val="0"/>
          <w:divBdr>
            <w:top w:val="none" w:sz="0" w:space="0" w:color="auto"/>
            <w:left w:val="none" w:sz="0" w:space="0" w:color="auto"/>
            <w:bottom w:val="none" w:sz="0" w:space="0" w:color="auto"/>
            <w:right w:val="none" w:sz="0" w:space="0" w:color="auto"/>
          </w:divBdr>
        </w:div>
        <w:div w:id="711879801">
          <w:marLeft w:val="360"/>
          <w:marRight w:val="0"/>
          <w:marTop w:val="200"/>
          <w:marBottom w:val="0"/>
          <w:divBdr>
            <w:top w:val="none" w:sz="0" w:space="0" w:color="auto"/>
            <w:left w:val="none" w:sz="0" w:space="0" w:color="auto"/>
            <w:bottom w:val="none" w:sz="0" w:space="0" w:color="auto"/>
            <w:right w:val="none" w:sz="0" w:space="0" w:color="auto"/>
          </w:divBdr>
        </w:div>
        <w:div w:id="1785417096">
          <w:marLeft w:val="360"/>
          <w:marRight w:val="0"/>
          <w:marTop w:val="200"/>
          <w:marBottom w:val="0"/>
          <w:divBdr>
            <w:top w:val="none" w:sz="0" w:space="0" w:color="auto"/>
            <w:left w:val="none" w:sz="0" w:space="0" w:color="auto"/>
            <w:bottom w:val="none" w:sz="0" w:space="0" w:color="auto"/>
            <w:right w:val="none" w:sz="0" w:space="0" w:color="auto"/>
          </w:divBdr>
        </w:div>
        <w:div w:id="363096706">
          <w:marLeft w:val="360"/>
          <w:marRight w:val="0"/>
          <w:marTop w:val="200"/>
          <w:marBottom w:val="0"/>
          <w:divBdr>
            <w:top w:val="none" w:sz="0" w:space="0" w:color="auto"/>
            <w:left w:val="none" w:sz="0" w:space="0" w:color="auto"/>
            <w:bottom w:val="none" w:sz="0" w:space="0" w:color="auto"/>
            <w:right w:val="none" w:sz="0" w:space="0" w:color="auto"/>
          </w:divBdr>
        </w:div>
        <w:div w:id="632055831">
          <w:marLeft w:val="360"/>
          <w:marRight w:val="0"/>
          <w:marTop w:val="200"/>
          <w:marBottom w:val="0"/>
          <w:divBdr>
            <w:top w:val="none" w:sz="0" w:space="0" w:color="auto"/>
            <w:left w:val="none" w:sz="0" w:space="0" w:color="auto"/>
            <w:bottom w:val="none" w:sz="0" w:space="0" w:color="auto"/>
            <w:right w:val="none" w:sz="0" w:space="0" w:color="auto"/>
          </w:divBdr>
        </w:div>
        <w:div w:id="1814827702">
          <w:marLeft w:val="360"/>
          <w:marRight w:val="0"/>
          <w:marTop w:val="200"/>
          <w:marBottom w:val="0"/>
          <w:divBdr>
            <w:top w:val="none" w:sz="0" w:space="0" w:color="auto"/>
            <w:left w:val="none" w:sz="0" w:space="0" w:color="auto"/>
            <w:bottom w:val="none" w:sz="0" w:space="0" w:color="auto"/>
            <w:right w:val="none" w:sz="0" w:space="0" w:color="auto"/>
          </w:divBdr>
        </w:div>
        <w:div w:id="1388264997">
          <w:marLeft w:val="360"/>
          <w:marRight w:val="0"/>
          <w:marTop w:val="200"/>
          <w:marBottom w:val="0"/>
          <w:divBdr>
            <w:top w:val="none" w:sz="0" w:space="0" w:color="auto"/>
            <w:left w:val="none" w:sz="0" w:space="0" w:color="auto"/>
            <w:bottom w:val="none" w:sz="0" w:space="0" w:color="auto"/>
            <w:right w:val="none" w:sz="0" w:space="0" w:color="auto"/>
          </w:divBdr>
        </w:div>
      </w:divsChild>
    </w:div>
    <w:div w:id="764419940">
      <w:bodyDiv w:val="1"/>
      <w:marLeft w:val="0"/>
      <w:marRight w:val="0"/>
      <w:marTop w:val="0"/>
      <w:marBottom w:val="0"/>
      <w:divBdr>
        <w:top w:val="none" w:sz="0" w:space="0" w:color="auto"/>
        <w:left w:val="none" w:sz="0" w:space="0" w:color="auto"/>
        <w:bottom w:val="none" w:sz="0" w:space="0" w:color="auto"/>
        <w:right w:val="none" w:sz="0" w:space="0" w:color="auto"/>
      </w:divBdr>
    </w:div>
    <w:div w:id="181583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sciencedirect.com/science/article/pii/S2213343720306552" TargetMode="External"/><Relationship Id="rId26" Type="http://schemas.openxmlformats.org/officeDocument/2006/relationships/image" Target="media/image7.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19.tiff"/><Relationship Id="rId47" Type="http://schemas.openxmlformats.org/officeDocument/2006/relationships/image" Target="media/image24.tiff"/><Relationship Id="rId50" Type="http://schemas.openxmlformats.org/officeDocument/2006/relationships/image" Target="media/image2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sciencedirect.com/science/article/pii/S2213343720306552" TargetMode="External"/><Relationship Id="rId25" Type="http://schemas.openxmlformats.org/officeDocument/2006/relationships/image" Target="media/image6.PNG"/><Relationship Id="rId33" Type="http://schemas.openxmlformats.org/officeDocument/2006/relationships/chart" Target="charts/chart3.xml"/><Relationship Id="rId38" Type="http://schemas.openxmlformats.org/officeDocument/2006/relationships/image" Target="media/image17.jpeg"/><Relationship Id="rId46" Type="http://schemas.openxmlformats.org/officeDocument/2006/relationships/image" Target="media/image23.tiff"/><Relationship Id="rId2" Type="http://schemas.openxmlformats.org/officeDocument/2006/relationships/numbering" Target="numbering.xml"/><Relationship Id="rId16" Type="http://schemas.openxmlformats.org/officeDocument/2006/relationships/hyperlink" Target="https://www.sciencedirect.com/science/article/pii/S2213343720306552" TargetMode="External"/><Relationship Id="rId20" Type="http://schemas.openxmlformats.org/officeDocument/2006/relationships/chart" Target="charts/chart1.xm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chart" Target="charts/chart2.xml"/><Relationship Id="rId37" Type="http://schemas.openxmlformats.org/officeDocument/2006/relationships/image" Target="media/image16.jpeg"/><Relationship Id="rId40" Type="http://schemas.openxmlformats.org/officeDocument/2006/relationships/chart" Target="charts/chart5.xml"/><Relationship Id="rId45" Type="http://schemas.openxmlformats.org/officeDocument/2006/relationships/image" Target="media/image22.tif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sciencedirect.com/science/article/pii/S2213343720306552" TargetMode="External"/><Relationship Id="rId23" Type="http://schemas.openxmlformats.org/officeDocument/2006/relationships/image" Target="media/image4.jpeg"/><Relationship Id="rId28" Type="http://schemas.openxmlformats.org/officeDocument/2006/relationships/image" Target="media/image9.tiff"/><Relationship Id="rId36" Type="http://schemas.openxmlformats.org/officeDocument/2006/relationships/image" Target="media/image15.jpeg"/><Relationship Id="rId49"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hyperlink" Target="http://dashboard.dghs.gov.bd/webportal/pages/covid19.php"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encedirect.com/science/article/pii/S0048969720352797"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image" Target="media/image25.tiff"/><Relationship Id="rId8" Type="http://schemas.openxmlformats.org/officeDocument/2006/relationships/header" Target="header1.xml"/><Relationship Id="rId51" Type="http://schemas.openxmlformats.org/officeDocument/2006/relationships/hyperlink" Target="https://doi.org/10.1101/2020.06.04.201227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results\COVID-19%20confirmed%20ca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D:\Abdullah%20Al%20Marzan\Desktop\Sewage%20Sample\update\Sewage%20Syst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Abdullah%20Al%20Marzan\Desktop\Sewage%20Sample\update\Sewage%20Syst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Abdullah%20Al%20Marzan\Desktop\Sewage%20Sample\update\Sewage%20Syst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bdullah%20Al%20Marzan\Desktop\Sewage%20Sample\update\Sewage%20Syst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solidFill>
                  <a:schemeClr val="accent1"/>
                </a:solidFill>
              </a:rPr>
              <a:t>Confirmed Covid-19 Cases Up to 30 December,2020</a:t>
            </a:r>
          </a:p>
        </c:rich>
      </c:tx>
      <c:layout>
        <c:manualLayout>
          <c:xMode val="edge"/>
          <c:yMode val="edge"/>
          <c:x val="0.15344855967078189"/>
          <c:y val="1.60642570281124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6245098992255601E-2"/>
          <c:y val="0.19677196976883912"/>
          <c:w val="0.94400181458799148"/>
          <c:h val="0.62793662840337727"/>
        </c:manualLayout>
      </c:layout>
      <c:pie3DChart>
        <c:varyColors val="1"/>
        <c:ser>
          <c:idx val="0"/>
          <c:order val="0"/>
          <c:tx>
            <c:strRef>
              <c:f>'[COVID-19 confirmed cases.xlsx]Sheet1'!$C$1</c:f>
              <c:strCache>
                <c:ptCount val="1"/>
                <c:pt idx="0">
                  <c:v>Confirmed Cases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44E-4104-ACBD-0C3F6520DB4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44E-4104-ACBD-0C3F6520DB4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44E-4104-ACBD-0C3F6520DB4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44E-4104-ACBD-0C3F6520DB4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44E-4104-ACBD-0C3F6520DB4D}"/>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244E-4104-ACBD-0C3F6520DB4D}"/>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244E-4104-ACBD-0C3F6520DB4D}"/>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244E-4104-ACBD-0C3F6520DB4D}"/>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244E-4104-ACBD-0C3F6520DB4D}"/>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244E-4104-ACBD-0C3F6520DB4D}"/>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244E-4104-ACBD-0C3F6520DB4D}"/>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244E-4104-ACBD-0C3F6520DB4D}"/>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244E-4104-ACBD-0C3F6520DB4D}"/>
              </c:ext>
            </c:extLst>
          </c:dPt>
          <c:cat>
            <c:strRef>
              <c:f>'[COVID-19 confirmed cases.xlsx]Sheet1'!$B$2:$B$14</c:f>
              <c:strCache>
                <c:ptCount val="13"/>
                <c:pt idx="0">
                  <c:v>Barishal</c:v>
                </c:pt>
                <c:pt idx="1">
                  <c:v>Brahmanbaria</c:v>
                </c:pt>
                <c:pt idx="2">
                  <c:v>Chattogram</c:v>
                </c:pt>
                <c:pt idx="3">
                  <c:v>Cox's Bazar</c:v>
                </c:pt>
                <c:pt idx="4">
                  <c:v>Cumilla</c:v>
                </c:pt>
                <c:pt idx="5">
                  <c:v>Dhaka</c:v>
                </c:pt>
                <c:pt idx="6">
                  <c:v>Kishorgonj</c:v>
                </c:pt>
                <c:pt idx="7">
                  <c:v>Khulna</c:v>
                </c:pt>
                <c:pt idx="8">
                  <c:v>Rajshahi</c:v>
                </c:pt>
                <c:pt idx="9">
                  <c:v>Gaibandha</c:v>
                </c:pt>
                <c:pt idx="10">
                  <c:v>Rangpur</c:v>
                </c:pt>
                <c:pt idx="11">
                  <c:v>Habiganj</c:v>
                </c:pt>
                <c:pt idx="12">
                  <c:v>Sylhet</c:v>
                </c:pt>
              </c:strCache>
            </c:strRef>
          </c:cat>
          <c:val>
            <c:numRef>
              <c:f>'[COVID-19 confirmed cases.xlsx]Sheet1'!$C$2:$C$14</c:f>
              <c:numCache>
                <c:formatCode>0</c:formatCode>
                <c:ptCount val="13"/>
                <c:pt idx="0">
                  <c:v>3633</c:v>
                </c:pt>
                <c:pt idx="1">
                  <c:v>2470</c:v>
                </c:pt>
                <c:pt idx="2">
                  <c:v>19708</c:v>
                </c:pt>
                <c:pt idx="3">
                  <c:v>4855</c:v>
                </c:pt>
                <c:pt idx="4">
                  <c:v>7670</c:v>
                </c:pt>
                <c:pt idx="5">
                  <c:v>109183</c:v>
                </c:pt>
                <c:pt idx="6">
                  <c:v>2895</c:v>
                </c:pt>
                <c:pt idx="7">
                  <c:v>6500</c:v>
                </c:pt>
                <c:pt idx="8">
                  <c:v>5033</c:v>
                </c:pt>
                <c:pt idx="9">
                  <c:v>1200</c:v>
                </c:pt>
                <c:pt idx="10">
                  <c:v>2909</c:v>
                </c:pt>
                <c:pt idx="11">
                  <c:v>1769</c:v>
                </c:pt>
                <c:pt idx="12">
                  <c:v>7126</c:v>
                </c:pt>
              </c:numCache>
            </c:numRef>
          </c:val>
          <c:extLst>
            <c:ext xmlns:c16="http://schemas.microsoft.com/office/drawing/2014/chart" uri="{C3380CC4-5D6E-409C-BE32-E72D297353CC}">
              <c16:uniqueId val="{0000001A-244E-4104-ACBD-0C3F6520DB4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7.0392534266550025E-2"/>
          <c:y val="0.81258113820109845"/>
          <c:w val="0.83616940475033208"/>
          <c:h val="0.155290347742676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Gene Comparison</a:t>
            </a:r>
          </a:p>
        </c:rich>
      </c:tx>
      <c:overlay val="0"/>
      <c:spPr>
        <a:noFill/>
        <a:ln>
          <a:noFill/>
        </a:ln>
        <a:effectLst/>
      </c:sp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Sheet2!$AA$1:$AF$1</c:f>
              <c:strCache>
                <c:ptCount val="6"/>
                <c:pt idx="0">
                  <c:v>Rox</c:v>
                </c:pt>
                <c:pt idx="1">
                  <c:v>Rox(2)</c:v>
                </c:pt>
                <c:pt idx="2">
                  <c:v>Cy5</c:v>
                </c:pt>
                <c:pt idx="3">
                  <c:v>Cy5 (2)</c:v>
                </c:pt>
                <c:pt idx="4">
                  <c:v>FAM</c:v>
                </c:pt>
                <c:pt idx="5">
                  <c:v>FAM(2)</c:v>
                </c:pt>
              </c:strCache>
            </c:strRef>
          </c:cat>
          <c:val>
            <c:numRef>
              <c:f>Sheet2!$AA$2:$AF$2</c:f>
              <c:numCache>
                <c:formatCode>General</c:formatCode>
                <c:ptCount val="6"/>
                <c:pt idx="0">
                  <c:v>63</c:v>
                </c:pt>
                <c:pt idx="1">
                  <c:v>56</c:v>
                </c:pt>
                <c:pt idx="2">
                  <c:v>55</c:v>
                </c:pt>
                <c:pt idx="3">
                  <c:v>46</c:v>
                </c:pt>
                <c:pt idx="4">
                  <c:v>63</c:v>
                </c:pt>
                <c:pt idx="5">
                  <c:v>62</c:v>
                </c:pt>
              </c:numCache>
            </c:numRef>
          </c:val>
          <c:extLst>
            <c:ext xmlns:c16="http://schemas.microsoft.com/office/drawing/2014/chart" uri="{C3380CC4-5D6E-409C-BE32-E72D297353CC}">
              <c16:uniqueId val="{00000000-13CC-404A-97A2-305C0DFFEBB2}"/>
            </c:ext>
          </c:extLst>
        </c:ser>
        <c:dLbls>
          <c:showLegendKey val="0"/>
          <c:showVal val="1"/>
          <c:showCatName val="0"/>
          <c:showSerName val="0"/>
          <c:showPercent val="0"/>
          <c:showBubbleSize val="0"/>
        </c:dLbls>
        <c:gapWidth val="65"/>
        <c:axId val="1705642688"/>
        <c:axId val="1705643776"/>
      </c:barChart>
      <c:catAx>
        <c:axId val="170564268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Genes</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05643776"/>
        <c:crosses val="autoZero"/>
        <c:auto val="1"/>
        <c:lblAlgn val="ctr"/>
        <c:lblOffset val="100"/>
        <c:noMultiLvlLbl val="0"/>
      </c:catAx>
      <c:valAx>
        <c:axId val="170564377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Gene Count</a:t>
                </a:r>
              </a:p>
            </c:rich>
          </c:tx>
          <c:overlay val="0"/>
          <c:spPr>
            <a:noFill/>
            <a:ln>
              <a:noFill/>
            </a:ln>
            <a:effectLst/>
          </c:spPr>
        </c:title>
        <c:numFmt formatCode="General" sourceLinked="1"/>
        <c:majorTickMark val="none"/>
        <c:minorTickMark val="none"/>
        <c:tickLblPos val="nextTo"/>
        <c:crossAx val="1705642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Gene Comparison</a:t>
            </a:r>
          </a:p>
        </c:rich>
      </c:tx>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3CF-468E-9C1A-EFB35BC1F55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3CF-468E-9C1A-EFB35BC1F55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3CF-468E-9C1A-EFB35BC1F55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Sheet2!$AH$1:$AJ$1</c:f>
              <c:strCache>
                <c:ptCount val="3"/>
                <c:pt idx="0">
                  <c:v>Rox</c:v>
                </c:pt>
                <c:pt idx="1">
                  <c:v>Cy5</c:v>
                </c:pt>
                <c:pt idx="2">
                  <c:v>FAM</c:v>
                </c:pt>
              </c:strCache>
            </c:strRef>
          </c:cat>
          <c:val>
            <c:numRef>
              <c:f>Sheet2!$AH$2:$AJ$2</c:f>
              <c:numCache>
                <c:formatCode>General</c:formatCode>
                <c:ptCount val="3"/>
                <c:pt idx="0">
                  <c:v>119</c:v>
                </c:pt>
                <c:pt idx="1">
                  <c:v>101</c:v>
                </c:pt>
                <c:pt idx="2">
                  <c:v>125</c:v>
                </c:pt>
              </c:numCache>
            </c:numRef>
          </c:val>
          <c:extLst>
            <c:ext xmlns:c16="http://schemas.microsoft.com/office/drawing/2014/chart" uri="{C3380CC4-5D6E-409C-BE32-E72D297353CC}">
              <c16:uniqueId val="{00000006-63CF-468E-9C1A-EFB35BC1F55D}"/>
            </c:ext>
          </c:extLst>
        </c:ser>
        <c:dLbls>
          <c:showLegendKey val="0"/>
          <c:showVal val="1"/>
          <c:showCatName val="0"/>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Gene Comparison</a:t>
            </a:r>
          </a:p>
        </c:rich>
      </c:tx>
      <c:overlay val="0"/>
      <c:spPr>
        <a:noFill/>
        <a:ln>
          <a:noFill/>
        </a:ln>
        <a:effectLst/>
      </c:sp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Sheet2!$AA$1:$AF$1</c:f>
              <c:strCache>
                <c:ptCount val="6"/>
                <c:pt idx="0">
                  <c:v>Rox</c:v>
                </c:pt>
                <c:pt idx="1">
                  <c:v>Rox(2)</c:v>
                </c:pt>
                <c:pt idx="2">
                  <c:v>Cy5</c:v>
                </c:pt>
                <c:pt idx="3">
                  <c:v>Cy5 (2)</c:v>
                </c:pt>
                <c:pt idx="4">
                  <c:v>FAM</c:v>
                </c:pt>
                <c:pt idx="5">
                  <c:v>FAM(2)</c:v>
                </c:pt>
              </c:strCache>
            </c:strRef>
          </c:cat>
          <c:val>
            <c:numRef>
              <c:f>Sheet2!$AA$2:$AF$2</c:f>
              <c:numCache>
                <c:formatCode>General</c:formatCode>
                <c:ptCount val="6"/>
                <c:pt idx="0">
                  <c:v>63</c:v>
                </c:pt>
                <c:pt idx="1">
                  <c:v>56</c:v>
                </c:pt>
                <c:pt idx="2">
                  <c:v>55</c:v>
                </c:pt>
                <c:pt idx="3">
                  <c:v>46</c:v>
                </c:pt>
                <c:pt idx="4">
                  <c:v>63</c:v>
                </c:pt>
                <c:pt idx="5">
                  <c:v>62</c:v>
                </c:pt>
              </c:numCache>
            </c:numRef>
          </c:val>
          <c:extLst>
            <c:ext xmlns:c16="http://schemas.microsoft.com/office/drawing/2014/chart" uri="{C3380CC4-5D6E-409C-BE32-E72D297353CC}">
              <c16:uniqueId val="{00000000-13CC-404A-97A2-305C0DFFEBB2}"/>
            </c:ext>
          </c:extLst>
        </c:ser>
        <c:dLbls>
          <c:showLegendKey val="0"/>
          <c:showVal val="1"/>
          <c:showCatName val="0"/>
          <c:showSerName val="0"/>
          <c:showPercent val="0"/>
          <c:showBubbleSize val="0"/>
        </c:dLbls>
        <c:gapWidth val="65"/>
        <c:axId val="1705646496"/>
        <c:axId val="1639553728"/>
      </c:barChart>
      <c:catAx>
        <c:axId val="17056464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Genes</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639553728"/>
        <c:crosses val="autoZero"/>
        <c:auto val="1"/>
        <c:lblAlgn val="ctr"/>
        <c:lblOffset val="100"/>
        <c:noMultiLvlLbl val="0"/>
      </c:catAx>
      <c:valAx>
        <c:axId val="163955372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Gene Count</a:t>
                </a:r>
              </a:p>
            </c:rich>
          </c:tx>
          <c:overlay val="0"/>
          <c:spPr>
            <a:noFill/>
            <a:ln>
              <a:noFill/>
            </a:ln>
            <a:effectLst/>
          </c:spPr>
        </c:title>
        <c:numFmt formatCode="General" sourceLinked="1"/>
        <c:majorTickMark val="none"/>
        <c:minorTickMark val="none"/>
        <c:tickLblPos val="nextTo"/>
        <c:crossAx val="1705646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Gene Comparison</a:t>
            </a:r>
          </a:p>
        </c:rich>
      </c:tx>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3CF-468E-9C1A-EFB35BC1F55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3CF-468E-9C1A-EFB35BC1F55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3CF-468E-9C1A-EFB35BC1F55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Sheet2!$AH$1:$AJ$1</c:f>
              <c:strCache>
                <c:ptCount val="3"/>
                <c:pt idx="0">
                  <c:v>Rox</c:v>
                </c:pt>
                <c:pt idx="1">
                  <c:v>Cy5</c:v>
                </c:pt>
                <c:pt idx="2">
                  <c:v>FAM</c:v>
                </c:pt>
              </c:strCache>
            </c:strRef>
          </c:cat>
          <c:val>
            <c:numRef>
              <c:f>Sheet2!$AH$2:$AJ$2</c:f>
              <c:numCache>
                <c:formatCode>General</c:formatCode>
                <c:ptCount val="3"/>
                <c:pt idx="0">
                  <c:v>119</c:v>
                </c:pt>
                <c:pt idx="1">
                  <c:v>101</c:v>
                </c:pt>
                <c:pt idx="2">
                  <c:v>125</c:v>
                </c:pt>
              </c:numCache>
            </c:numRef>
          </c:val>
          <c:extLst>
            <c:ext xmlns:c16="http://schemas.microsoft.com/office/drawing/2014/chart" uri="{C3380CC4-5D6E-409C-BE32-E72D297353CC}">
              <c16:uniqueId val="{00000006-63CF-468E-9C1A-EFB35BC1F55D}"/>
            </c:ext>
          </c:extLst>
        </c:ser>
        <c:dLbls>
          <c:showLegendKey val="0"/>
          <c:showVal val="1"/>
          <c:showCatName val="0"/>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FC869-0BC2-4ECB-867F-26023A1D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49</Pages>
  <Words>14834</Words>
  <Characters>84554</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nayeem hasan</cp:lastModifiedBy>
  <cp:revision>5</cp:revision>
  <dcterms:created xsi:type="dcterms:W3CDTF">2021-02-02T18:06:00Z</dcterms:created>
  <dcterms:modified xsi:type="dcterms:W3CDTF">2021-02-03T05:46:00Z</dcterms:modified>
</cp:coreProperties>
</file>